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14139" w14:textId="77777777" w:rsidR="002047FC" w:rsidRDefault="00AF7F6D">
      <w:commentRangeStart w:id="0"/>
      <w:r>
        <w:t>Title.</w:t>
      </w:r>
      <w:r w:rsidR="0015440A">
        <w:t xml:space="preserve"> “Variability in gait analysis comes more from the axis definition than movement itself”</w:t>
      </w:r>
      <w:commentRangeEnd w:id="0"/>
      <w:r w:rsidR="00F95660">
        <w:rPr>
          <w:rStyle w:val="Marquedecommentaire"/>
        </w:rPr>
        <w:commentReference w:id="0"/>
      </w:r>
    </w:p>
    <w:p w14:paraId="10D00A64" w14:textId="77777777" w:rsidR="004173A3" w:rsidRDefault="004173A3">
      <w:r>
        <w:t>Technical note</w:t>
      </w:r>
    </w:p>
    <w:p w14:paraId="182B5A46" w14:textId="77777777" w:rsidR="004173A3" w:rsidRDefault="004173A3"/>
    <w:p w14:paraId="5232EEE5" w14:textId="77777777" w:rsidR="00AF7F6D" w:rsidRDefault="00AF7F6D">
      <w:r w:rsidRPr="00EA371C">
        <w:rPr>
          <w:b/>
        </w:rPr>
        <w:t>Introduction</w:t>
      </w:r>
      <w:r>
        <w:t>.</w:t>
      </w:r>
      <w:r w:rsidR="00685D5D">
        <w:rPr>
          <w:rStyle w:val="Marquedecommentaire"/>
        </w:rPr>
        <w:commentReference w:id="1"/>
      </w:r>
    </w:p>
    <w:p w14:paraId="07039B44" w14:textId="3CE5665E" w:rsidR="002E4F2C" w:rsidRDefault="00AF7F6D" w:rsidP="007E3764">
      <w:pPr>
        <w:jc w:val="both"/>
      </w:pPr>
      <w:r>
        <w:tab/>
      </w:r>
      <w:r w:rsidR="0062790A">
        <w:t>K</w:t>
      </w:r>
      <w:r w:rsidR="00012A49">
        <w:t xml:space="preserve">inematic data relative to joint motion is computed by evaluating the continuous movement of one segment with respect to its adjacent. This motion have been typically expressed using two mathematical methods: the Euler sequence </w:t>
      </w:r>
      <w:r w:rsidR="004E7C91">
        <w:t>(ref Chao 1980</w:t>
      </w:r>
      <w:r w:rsidR="00F95660">
        <w:t xml:space="preserve"> + ISB</w:t>
      </w:r>
      <w:r w:rsidR="004E7C91">
        <w:t xml:space="preserve">) </w:t>
      </w:r>
      <w:r w:rsidR="00012A49">
        <w:t>and the attitude vector</w:t>
      </w:r>
      <w:r w:rsidR="00F15E60">
        <w:t xml:space="preserve">, also commonly referred as helical axis or </w:t>
      </w:r>
      <w:r w:rsidR="007E3764">
        <w:t>screw axis</w:t>
      </w:r>
      <w:r w:rsidR="00012A49">
        <w:t xml:space="preserve"> </w:t>
      </w:r>
      <w:r w:rsidR="00012A49">
        <w:fldChar w:fldCharType="begin" w:fldLock="1"/>
      </w:r>
      <w:r w:rsidR="00007F39">
        <w:instrText>ADDIN CSL_CITATION {"citationItems":[{"id":"ITEM-1","itemData":{"author":[{"dropping-particle":"","family":"Woltring","given":"Herman J","non-dropping-particle":"","parse-names":false,"suffix":""}],"container-title":"Communities","id":"ITEM-1","issue":"40","issued":{"date-parts":[["1991"]]},"page":"1-17","title":"3–D Attitude Representation: a Standardization Proposal *","type":"article-journal","volume":"31"},"uris":["http://www.mendeley.com/documents/?uuid=57f4676f-216f-4931-9f6d-069cd52ed4c9"]}],"mendeley":{"formattedCitation":"(Woltring, 1991)","plainTextFormattedCitation":"(Woltring, 1991)","previouslyFormattedCitation":"(Woltring, 1991)"},"properties":{"noteIndex":0},"schema":"https://github.com/citation-style-language/schema/raw/master/csl-citation.json"}</w:instrText>
      </w:r>
      <w:r w:rsidR="00012A49">
        <w:fldChar w:fldCharType="separate"/>
      </w:r>
      <w:r w:rsidR="00012A49" w:rsidRPr="00012A49">
        <w:rPr>
          <w:noProof/>
        </w:rPr>
        <w:t>(Woltring, 1991)</w:t>
      </w:r>
      <w:r w:rsidR="00012A49">
        <w:fldChar w:fldCharType="end"/>
      </w:r>
      <w:r w:rsidR="00012A49">
        <w:t xml:space="preserve">. </w:t>
      </w:r>
      <w:r w:rsidR="00010015">
        <w:t>The Euler sequence represents the overall join</w:t>
      </w:r>
      <w:r w:rsidR="00827E0B">
        <w:t>t</w:t>
      </w:r>
      <w:r w:rsidR="00010015">
        <w:t xml:space="preserve"> movement through a set of three rotations </w:t>
      </w:r>
      <w:r w:rsidR="00827E0B">
        <w:t>about</w:t>
      </w:r>
      <w:r w:rsidR="00010015">
        <w:t xml:space="preserve"> </w:t>
      </w:r>
      <w:r w:rsidR="00F95660">
        <w:t xml:space="preserve">three </w:t>
      </w:r>
      <w:r w:rsidR="00335BB8">
        <w:t xml:space="preserve">joint </w:t>
      </w:r>
      <w:r w:rsidR="00F95660">
        <w:t>axes, one embedded in the proximal segment, one ‘floating’ (mutually orthogonal to the two others) and one embedded in the distal segment with respect to the joint</w:t>
      </w:r>
      <w:r w:rsidR="00010015">
        <w:t xml:space="preserve">. Due to its easy interpretability it </w:t>
      </w:r>
      <w:r w:rsidR="00F95660">
        <w:t>has been recommended as a</w:t>
      </w:r>
      <w:r w:rsidR="0062790A">
        <w:t xml:space="preserve"> gold standard in clinical gait analysis </w:t>
      </w:r>
      <w:r w:rsidR="00007F39">
        <w:fldChar w:fldCharType="begin" w:fldLock="1"/>
      </w:r>
      <w:r w:rsidR="00E03337">
        <w:instrText>ADDIN CSL_CITATION {"citationItems":[{"id":"ITEM-1","itemData":{"author":[{"dropping-particle":"","family":"Wu","given":"Ge","non-dropping-particle":"","parse-names":false,"suffix":""},{"dropping-particle":"","family":"Cavanagh","given":"Peter R","non-dropping-particle":"","parse-names":false,"suffix":""}],"id":"ITEM-1","issue":"10","issued":{"date-parts":[["1995"]]},"page":"1257-1261","title":"ISB RECOMMENDATIONS IN THE REPORTING FOR STANDARDIZATION OF KINEMATIC DATA","type":"article-journal","volume":"28"},"uris":["http://www.mendeley.com/documents/?uuid=449f1e77-b286-4515-88b6-0e3d363dca72"]}],"mendeley":{"formattedCitation":"(Wu &amp; Cavanagh, 1995)","plainTextFormattedCitation":"(Wu &amp; Cavanagh, 1995)","previouslyFormattedCitation":"(Wu &amp; Cavanagh, 1995)"},"properties":{"noteIndex":0},"schema":"https://github.com/citation-style-language/schema/raw/master/csl-citation.json"}</w:instrText>
      </w:r>
      <w:r w:rsidR="00007F39">
        <w:fldChar w:fldCharType="separate"/>
      </w:r>
      <w:r w:rsidR="00E03337" w:rsidRPr="00E03337">
        <w:rPr>
          <w:noProof/>
        </w:rPr>
        <w:t>(Wu &amp; Cavanagh, 1995)</w:t>
      </w:r>
      <w:r w:rsidR="00007F39">
        <w:fldChar w:fldCharType="end"/>
      </w:r>
      <w:r w:rsidR="00F95660">
        <w:t>. This recommendation has been recently extend to the interpretation of the joint (i.e. intersegmental) moment (Derick et al. 2020)</w:t>
      </w:r>
      <w:r w:rsidR="00010015">
        <w:t xml:space="preserve">. However, </w:t>
      </w:r>
      <w:r w:rsidR="00007F39">
        <w:t xml:space="preserve">the decomposition of the overall movement into </w:t>
      </w:r>
      <w:r w:rsidR="00F95660">
        <w:t xml:space="preserve">a sequence of </w:t>
      </w:r>
      <w:r w:rsidR="00007F39">
        <w:t xml:space="preserve">three rotations are known to be prone to </w:t>
      </w:r>
      <w:r w:rsidR="00F95660">
        <w:t xml:space="preserve">non-linear </w:t>
      </w:r>
      <w:r w:rsidR="00007F39">
        <w:t xml:space="preserve">error propagation </w:t>
      </w:r>
      <w:r w:rsidR="001E0F55">
        <w:fldChar w:fldCharType="begin" w:fldLock="1"/>
      </w:r>
      <w:r w:rsidR="0081056B">
        <w:instrText>ADDIN CSL_CITATION {"citationItems":[{"id":"ITEM-1","itemData":{"DOI":"10.1104/pp.900027.However","author":[{"dropping-particle":"","family":"Ge Wu","given":"","non-dropping-particle":"","parse-names":false,"suffix":""}],"container-title":"Journal of Biomechanics","id":"ITEM-1","issued":{"date-parts":[["2002"]]},"page":"285-286","title":"ISB recommendation on definitions of joint coordinate system of various joints for the reporting of human joint motion - part I: ankle, hip, and spine","type":"article-journal","volume":"28"},"uris":["http://www.mendeley.com/documents/?uuid=31f4069c-a4d6-428d-93b4-6b8fabf53055"]}],"mendeley":{"formattedCitation":"(Ge Wu, 2002)","plainTextFormattedCitation":"(Ge Wu, 2002)","previouslyFormattedCitation":"(Ge Wu, 2002)"},"properties":{"noteIndex":0},"schema":"https://github.com/citation-style-language/schema/raw/master/csl-citation.json"}</w:instrText>
      </w:r>
      <w:r w:rsidR="001E0F55">
        <w:fldChar w:fldCharType="separate"/>
      </w:r>
      <w:r w:rsidR="001E0F55" w:rsidRPr="001E0F55">
        <w:rPr>
          <w:noProof/>
        </w:rPr>
        <w:t>(Ge Wu, 2002)</w:t>
      </w:r>
      <w:r w:rsidR="001E0F55">
        <w:fldChar w:fldCharType="end"/>
      </w:r>
      <w:r w:rsidR="00007F39">
        <w:t xml:space="preserve"> </w:t>
      </w:r>
      <w:r w:rsidR="00335BB8">
        <w:t xml:space="preserve">which results in </w:t>
      </w:r>
      <w:r w:rsidR="00007F39">
        <w:t xml:space="preserve"> the </w:t>
      </w:r>
      <w:r w:rsidR="0004086E">
        <w:rPr>
          <w:lang w:val="en-US"/>
        </w:rPr>
        <w:t xml:space="preserve">well-known </w:t>
      </w:r>
      <w:r w:rsidR="0076495E">
        <w:t>“</w:t>
      </w:r>
      <w:r w:rsidR="00007F39">
        <w:t>cross-talk</w:t>
      </w:r>
      <w:r w:rsidR="0076495E">
        <w:t>” kinematic</w:t>
      </w:r>
      <w:r w:rsidR="00335BB8">
        <w:t xml:space="preserve"> effect</w:t>
      </w:r>
      <w:r w:rsidR="00007F39">
        <w:t xml:space="preserve"> </w:t>
      </w:r>
      <w:commentRangeStart w:id="2"/>
      <w:r w:rsidR="00007F39">
        <w:fldChar w:fldCharType="begin" w:fldLock="1"/>
      </w:r>
      <w:r w:rsidR="00E03337">
        <w:instrText>ADDIN CSL_CITATION {"citationItems":[{"id":"ITEM-1","itemData":{"DOI":"10.1016/j.jbiomech.2015.07.044","ISSN":"18732380","abstract":"Foot intrinsic motion originates from the combination of numerous joint motions giving this segment a high adaptive ability. Existing foot kinematic models are mostly focused on analyzing small scale foot bone to bone motions which require both complex experimental methodology and complex interpretative work to assess the global foot functionality. This study proposes a method to assess the total foot deformation by calculating a helical angle from the relative motions of the rearfoot and the forefoot. This method required a limited number of retro-reflective markers placed on the foot and was tested for five different movements (walking, forefoot impact running, heel impact running, 90° cutting, and 180° U-turn) and 12 participants. Overtime intraclass correlation coefficients were calculated to quantify the helical angle pattern repeatability for each movement. Our results indicated that the method was suitable to identify the different motions as different amplitudes of helical angle were observed according to the flexibility required in each movement. Moreover, the results showed that the repeatability could be used to identify the mastering of each motion as this repeatability was high for well mastered movements. Together with existing methods, this new protocol could be applied to fully assess foot function in sport or clinical contexts.","author":[{"dropping-particle":"","family":"Pothrat","given":"Claude","non-dropping-particle":"","parse-names":false,"suffix":""},{"dropping-particle":"","family":"Goislard de Monsabert","given":"Benjamin","non-dropping-particle":"","parse-names":false,"suffix":""},{"dropping-particle":"","family":"Vigouroux","given":"Laurent","non-dropping-particle":"","parse-names":false,"suffix":""},{"dropping-particle":"","family":"Viehweger","given":"Elke","non-dropping-particle":"","parse-names":false,"suffix":""},{"dropping-particle":"","family":"Berton","given":"Eric","non-dropping-particle":"","parse-names":false,"suffix":""},{"dropping-particle":"","family":"Rao","given":"Guillaume","non-dropping-particle":"","parse-names":false,"suffix":""}],"container-title":"Journal of Biomechanics","id":"ITEM-1","issue":"13","issued":{"date-parts":[["2015"]]},"page":"3716-3719","publisher":"Elsevier","title":"Quantifying foot deformation using finite helical angle","type":"article-journal","volume":"48"},"uris":["http://www.mendeley.com/documents/?uuid=b922b9ab-1d35-4af1-a15a-d94d2802668b"]},{"id":"ITEM-2","itemData":{"DOI":"10.1371/journal.pone.0102098","ISSN":"1932-6203","PMID":"25003974","abstract":"BACKGROUND: In 3D gait analysis, the knee joint is usually described by the Eulerian way. It consists in breaking down the motion between the articulating bones of the knee into three rotations around three axes: flexion/extension, abduction/adduction and internal/external rotation. However, the definition of these axes is prone to error, such as the \"cross-talk\" effect, due to difficult positioning of anatomical landmarks. This paper proposes a correction method, principal component analysis (PCA), based on an objective kinematic criterion for standardization, in order to improve knee joint kinematic analysis.\\n\\nMETHODS: The method was applied to the 3D gait data of two different groups (twenty healthy subjects and four with knee osteoarthritis). Then, this method was evaluated with respect to three main criteria: (1) the deletion of knee joint angle cross-talk (2) the reduction of variance in the varus/valgus kinematic profile (3) the posture trial varus/valgus deformation matching the X-ray value for patients with knee osteoarthritis. The effect of the correction method was tested statistically on variabilities and cross-talk during gait.\\n\\nRESULTS: Cross-talk was lower (p&lt;0.05) after correction (the correlation between the flexion-extension and varus-valgus kinematic profiles being annihilated). Additionally, the variance in the kinematic profile for knee varus/valgus and knee flexion/extension was found to be lower and higher (p&lt;0.05), respectively, after correction for both the left and right side. Moreover, after correction, the posture trial varus/valgus angles were much closer to x-ray grading.\\n\\nCONCLUSION: The results show that the PCA correction applied to the knee joint eliminates the cross-talk effect, and does not alter the radiological varus/valgus deformation for patients with knee osteoarthritis. These findings suggest that the proposed correction method produces new rotational axes that better fit true knee motion.","author":[{"dropping-particle":"","family":"Baudet","given":"Audrey","non-dropping-particle":"","parse-names":false,"suffix":""},{"dropping-particle":"","family":"Morisset","given":"Claire","non-dropping-particle":"","parse-names":false,"suffix":""},{"dropping-particle":"","family":"d'Athis","given":"Philippe","non-dropping-particle":"","parse-names":false,"suffix":""},{"dropping-particle":"","family":"Maillefert","given":"Jean-Francis","non-dropping-particle":"","parse-names":false,"suffix":""},{"dropping-particle":"","family":"Casillas","given":"Jean-Marie","non-dropping-particle":"","parse-names":false,"suffix":""},{"dropping-particle":"","family":"Ornetti","given":"Paul","non-dropping-particle":"","parse-names":false,"suffix":""},{"dropping-particle":"","family":"Laroche","given":"Davy","non-dropping-particle":"","parse-names":false,"suffix":""}],"container-title":"PloS one","id":"ITEM-2","issue":"7","issued":{"date-parts":[["2014"]]},"page":"e10209</w:instrText>
      </w:r>
      <w:r w:rsidR="00E03337" w:rsidRPr="0027327F">
        <w:rPr>
          <w:lang w:val="de-CH"/>
        </w:rPr>
        <w:instrText>8","title":"Cross-talk correction method for knee kinematics in gait analysis using principal component analysis (PCA): a new proposal.","type":"article-journal","volume":"9"},"uris":["http://www.mendeley.com/documents/?uuid=2378384f-25f3-40a4-bebb-735fcbe8cd0b"]},{"id":"ITEM-3","itemData":{"DOI":"10.1016/j.gaitpost.2017.06.352","ISSN":"18792219","author":[{"dropping-particle":"","family":"Flux","given":"Eline","non-dropping-particle":"","parse-names":false,"suffix":""},{"dropping-particle":"","family":"Krogt","given":"Marjolein","non-dropping-particle":"van der","parse-names":false,"suffix":""},{"dropping-particle":"","family":"Harlaar","given":"Jaap","non-dropping-particle":"","parse-names":false,"suffix":""}],"container-title":"Gait and Posture","id":"ITEM-3","issue":"xxxx","issued":{"date-parts":[["2017"]]},"page":"1-2","publisher":"Elsevier","title":"Reducing knee joint crosstalk using PCA correction","type":"article-journal"},"uris":["http://www.mendeley.com/documents/?uuid=03b17acc-f1ce-4f41-b78d-a6f6776e04fd"]}],"mendeley":{"formattedCitation":"(Baudet et al., 2014; Flux, van der Krogt, &amp; Harlaar, 2017; Pothrat et al., 2015)","plainTextFormattedCitation":"(Baudet et al., 2014; Flux, van der Krogt, &amp; Harlaar, 2017; Pothrat et al., 2015)","previouslyFormattedCitation":"(Baudet et al., 2014; Flux, van der Krogt, &amp; Harlaar, 2017; Pothrat et al., 2015)"},"properties":{"noteIndex":0},"schema":"https://github.com/citation-style-language/schema/raw/master/csl-citation.json"}</w:instrText>
      </w:r>
      <w:r w:rsidR="00007F39">
        <w:fldChar w:fldCharType="separate"/>
      </w:r>
      <w:r w:rsidR="00E03337" w:rsidRPr="00E03337">
        <w:rPr>
          <w:noProof/>
          <w:lang w:val="de-CH"/>
        </w:rPr>
        <w:t>(Baudet et al., 2014; Flux, van der Krogt, &amp; Harlaar, 2017; Pothrat et al., 2015)</w:t>
      </w:r>
      <w:r w:rsidR="00007F39">
        <w:fldChar w:fldCharType="end"/>
      </w:r>
      <w:commentRangeEnd w:id="2"/>
      <w:r w:rsidR="00F95660">
        <w:rPr>
          <w:rStyle w:val="Marquedecommentaire"/>
        </w:rPr>
        <w:commentReference w:id="2"/>
      </w:r>
      <w:r w:rsidR="001E0F55" w:rsidRPr="00E03337">
        <w:rPr>
          <w:lang w:val="de-CH"/>
        </w:rPr>
        <w:t>.</w:t>
      </w:r>
      <w:r w:rsidR="0081056B" w:rsidRPr="00E03337">
        <w:rPr>
          <w:lang w:val="de-CH"/>
        </w:rPr>
        <w:t xml:space="preserve"> </w:t>
      </w:r>
      <w:r w:rsidR="00F95660" w:rsidRPr="00783CB1">
        <w:t>In terms of error or uncertainty propagation, it can be understood that the variability obtained on the Euler angles depend</w:t>
      </w:r>
      <w:r w:rsidR="004173A3" w:rsidRPr="00783CB1">
        <w:t>s</w:t>
      </w:r>
      <w:r w:rsidR="00F95660" w:rsidRPr="00783CB1">
        <w:t xml:space="preserve"> on the intrinsic variability of the joint mo</w:t>
      </w:r>
      <w:r w:rsidR="004173A3" w:rsidRPr="00783CB1">
        <w:t>tion</w:t>
      </w:r>
      <w:r w:rsidR="00335BB8" w:rsidRPr="00783CB1">
        <w:t xml:space="preserve"> (as measured from skin markers, that is to say </w:t>
      </w:r>
      <w:r w:rsidR="004173A3" w:rsidRPr="00783CB1">
        <w:t xml:space="preserve">also </w:t>
      </w:r>
      <w:r w:rsidR="00335BB8" w:rsidRPr="00783CB1">
        <w:t>subject the soft to tissue artefact)</w:t>
      </w:r>
      <w:r w:rsidR="00F95660" w:rsidRPr="00783CB1">
        <w:t xml:space="preserve"> as well as on the extrinsic variability of the three joint axes. </w:t>
      </w:r>
      <w:r w:rsidR="00F95660">
        <w:t>The intrinsic variability of the joint mo</w:t>
      </w:r>
      <w:r w:rsidR="004173A3">
        <w:t>tion</w:t>
      </w:r>
      <w:r w:rsidR="00F95660">
        <w:t xml:space="preserve"> </w:t>
      </w:r>
      <w:r w:rsidR="00335BB8">
        <w:t>is typically comprised</w:t>
      </w:r>
      <w:r w:rsidR="00335BB8" w:rsidDel="00335BB8">
        <w:t xml:space="preserve"> </w:t>
      </w:r>
      <w:r w:rsidR="00F95660">
        <w:t>in the attitude vector representation.</w:t>
      </w:r>
    </w:p>
    <w:p w14:paraId="30682B8A" w14:textId="36686C8B" w:rsidR="00335BB8" w:rsidRDefault="007E3764" w:rsidP="007E3764">
      <w:pPr>
        <w:jc w:val="both"/>
      </w:pPr>
      <w:r>
        <w:tab/>
      </w:r>
      <w:commentRangeStart w:id="3"/>
      <w:r w:rsidR="00335BB8">
        <w:t xml:space="preserve">Reproducibility studies have been performed in the literature </w:t>
      </w:r>
      <w:r w:rsidR="00E03337">
        <w:t xml:space="preserve">to evaluate different sources of variability in gait analysis </w:t>
      </w:r>
      <w:r w:rsidR="00E03337">
        <w:fldChar w:fldCharType="begin" w:fldLock="1"/>
      </w:r>
      <w:r w:rsidR="00E03337">
        <w:instrText>ADDIN CSL_CITATION {"citationItems":[{"id":"ITEM-1","itemData":{"DOI":"10.1016/j.gaitpost.2008.09.003","ISBN":"1879-2219 (Electronic) 0966-6362 (Linking)","ISSN":"09666362","PMID":"19013070","abstract":"Background/Aim: Three-dimensional kinematic measures of gait are routinely used in clinical gait analysis and provide a key outcome measure for gait research and clinical practice. This systematic review identifies and evaluates current evidence for the inter-session and inter-assessor reliability of three-dimensional kinematic gait analysis (3DGA) data. Method: A targeted search strategy identified reports that fulfilled the search criteria. The quality of full-text reports were tabulated and evaluated for quality using a customised critical appraisal tool. Results: Fifteen full manuscripts and eight abstracts were included. Studies addressed both within-assessor and between-assessor reliability, with most examining healthy adults. Four full-text reports evaluated reliability in people with gait pathologies. The highest reliability indices occurred in the hip and knee in the sagittal plane, with lowest errors in pelvic rotation and obliquity and hip abduction. Lowest reliability and highest error frequently occurred in the hip and knee transverse plane. Methodological quality varied, with key limitations in sample descriptions and strategies for statistical analysis. Reported reliability indices and error magnitudes varied across gait variables and studies. Most studies providing estimates of data error reported values (S.D. or S.E.) of less than 5°, with the exception of hip and knee rotation. Conclusion: This review provides evidence that clinically acceptable errors are possible in gait analysis. Variability between studies, however, suggests that they are not always achieved. © 2008 Elsevier B.V. All rights reserved.","author":[{"dropping-particle":"","family":"McGinley","given":"J. L.","non-dropping-particle":"","parse-names":false,"suffix":""},{"dropping-particle":"","family":"Baker","given":"R.","non-dropping-particle":"","parse-names":false,"suffix":""},{"dropping-particle":"","family":"Wolfe","given":"R.","non-dropping-particle":"","parse-names":false,"suffix":""},{"dropping-particle":"","family":"Morris","given":"M. E.","non-dropping-particle":"","parse-names":false,"suffix":""}],"container-title":"Gait and Posture","id":"ITEM-1","issue":"3","issued":{"date-parts":[["2009"]]},"page":"360-369","title":"The reliability of three-dimensional kinematic gait measurements: A systematic review","type":"article-journal","volume":"29"},"uris":["http://www.mendeley.com/documents/?uuid=cf0b9cc3-a2d4-41c7-9f5c-9f1ae10551d8"]},{"id":"ITEM-2","itemData":{"DOI":"10.1016/j.gaitpost.2011.03.027","ISBN":"0966-6362","ISSN":"09666362","PMID":"21646022","abstract":"The aim of this systematic review was to evaluate and summarize the current evidence base related to the clinical efficacy of gait analysis. A literature review was conducted to identify references related to human gait analysis published between January 2000 and September 2009 plus relevant older references. The references were assessed independently by four reviewers using a hierarchical model of efficacy adapted for gait analysis, and final scores were agreed upon by at least three of the four reviewers. 1528 references were identified relating to human instrumented gait analysis. Of these, 116 original articles addressed technical accuracy efficacy, 89 addressed diagnostic accuracy efficacy, 11 addressed diagnostic thinking and treatment efficacy, seven addressed patient outcomes efficacy, and one addressed societal efficacy, with some of the articles addressing multiple levels of efficacy. This body of literature provides strong evidence for the technical, diagnostic accuracy, diagnostic thinking and treatment efficacy of gait analysis. The existing evidence also indicates efficacy at the higher levels of patient outcomes and societal cost-effectiveness, but this evidence is more sparse and does not include any randomized controlled trials. Thus, the current evidence supports the clinical efficacy of gait analysis, particularly at the lower levels of efficacy, but additional research is needed to strengthen the evidence base at the higher levels of efficacy. © 2011.","author":[{"dropping-particle":"","family":"Wren","given":"T.A L","non-dropping-particle":"","parse-names":false,"suffix":""},{"dropping-particle":"","family":"Gorton","given":"G. E.","non-dropping-particle":"","parse-names":false,"suffix":""},{"dropping-particle":"","family":"Õunpuu","given":"S.","non-dropping-particle":"","parse-names":false,"suffix":""},{"dropping-particle":"","family":"Tucker","given":"C. A.","non-dropping-particle":"","parse-names":false,"suffix":""}],"container-title":"Gait and Posture","id":"ITEM-2","issue":"2","issued":{"date-parts":[["2011"]]},"page":"149-153","title":"Efficacy of clinical gait analysis: A systematic review","type":"article-journal","volume":"34"},"uris":["http://www.mendeley.com/documents/?uuid=75201e7a-fbfa-4dca-85fd-d274d046dfdb"]}],"mendeley":{"formattedCitation":"(McGinley, Baker, Wolfe, &amp; Morris, 2009; Wren, Gorton, Õunpuu, &amp; Tucker, 2011)","plainTextFormattedCitation":"(McGinley, Baker, Wolfe, &amp; Morris, 2009; Wren, Gorton, Õunpuu, &amp; Tucker, 2011)","previouslyFormattedCitation":"(McGinley, Baker, Wolfe, &amp; Morris, 2009; Wren, Gorton, Õunpuu, &amp; Tucker, 2011)"},"properties":{"noteIndex":0},"schema":"https://github.com/citation-style-language/schema/raw/master/csl-citation.json"}</w:instrText>
      </w:r>
      <w:r w:rsidR="00E03337">
        <w:fldChar w:fldCharType="separate"/>
      </w:r>
      <w:r w:rsidR="00E03337" w:rsidRPr="00E03337">
        <w:rPr>
          <w:noProof/>
        </w:rPr>
        <w:t>(McGinley, Baker, Wolfe, &amp; Morris, 2009; Wren, Gorton, Õunpuu, &amp; Tucker, 2011)</w:t>
      </w:r>
      <w:r w:rsidR="00E03337">
        <w:fldChar w:fldCharType="end"/>
      </w:r>
      <w:r w:rsidR="00335BB8">
        <w:t>.</w:t>
      </w:r>
      <w:commentRangeEnd w:id="3"/>
      <w:r w:rsidR="00335BB8">
        <w:rPr>
          <w:rStyle w:val="Marquedecommentaire"/>
        </w:rPr>
        <w:commentReference w:id="3"/>
      </w:r>
      <w:r w:rsidR="00335BB8">
        <w:t xml:space="preserve">  </w:t>
      </w:r>
      <w:commentRangeStart w:id="4"/>
      <w:commentRangeStart w:id="5"/>
      <w:r w:rsidR="004173A3">
        <w:t>Some studies have performed sensitivity analysis on the joint axes for a given joint motion</w:t>
      </w:r>
      <w:commentRangeEnd w:id="4"/>
      <w:r w:rsidR="004173A3">
        <w:rPr>
          <w:rStyle w:val="Marquedecommentaire"/>
        </w:rPr>
        <w:commentReference w:id="4"/>
      </w:r>
      <w:r w:rsidR="00E03337">
        <w:t xml:space="preserve"> </w:t>
      </w:r>
      <w:r w:rsidR="00E03337">
        <w:fldChar w:fldCharType="begin" w:fldLock="1"/>
      </w:r>
      <w:r w:rsidR="00684656">
        <w:instrText>ADDIN CSL_CITATION {"citationItems":[{"id":"ITEM-1","itemData":{"DOI":"10.1007/BF02513282","ISSN":"01400118","PMID":"10396818","abstract":"Human movement analysis using stereophotogrammetry is based on the reconstruction of the instantaneous laboratory position of selected bony anatomical landmarks (AL). For this purpose, knowledge of an AL's position in relevant bone-embedded frames is required. Because ALs are not points but relatively large and curved areas, their identification by palpation or other means is subject to both intra- and inter-examiner variability. In addition, the local position of ALs, as reconstructed using an ad hoc experimental procedure (AL calibration), is affected by photogrammetric errors. The intra- and inter-examiner precision with which local positions of pelvis and lower limb palpable bony ALs can be identified and reconstructed were experimentally assessed. Six examiners and two subjects participated in the study. Intra- and inter-examiner precision (RMS distance from the mean position) resulted in the range 6-21 mm and 13-25 mm, respectively. Propagation of the imprecision of ALs to the orientation of bone-embedded anatomical frames and to hip, knee and ankle joint angles was assessed. Results showed that this imprecision may cause distortion in joint angle against time functions to the extent that information relative to angular movements in the range of 10 degrees or lower may be concealed. Bone geometry parameters estimated using the same data showed that the relevant precision does not allow for reliable bone geometry description. These findings, together with those relative to skin movement artefacts reported elsewhere, assist the human movement analyst's consciousness of the possible limitations involved in 3D movement analysis using stereophotogrammetry and call for improvements of the relevant experimental protocols.","author":[{"dropping-particle":"","family":"Croce","given":"U.","non-dropping-particle":"Della","parse-names":false,"suffix":""},{"dropping-particle":"","family":"Cappozzo","given":"A.","non-dropping-particle":"","parse-names":false,"suffix":""},{"dropping-particle":"","family":"Kerrigan","given":"D. C.","non-dropping-particle":"","parse-names":false,"suffix":""}],"container-title":"Medical and Biological Engineering and Computing","id":"ITEM-1","issue":"2","issued":{"date-parts":[["1999"]]},"page":"155-161","title":"Pelvis and lower limb anatomical landmark calibration precision and its propagation to bone geometry and joint angles","type":"article-journal","volume":"37"},"uris":["http://www.mendeley.com/documents/?uuid=ff1ff39c-89a4-47ae-9f96-2a9ce3e945ee"]},{"id":"ITEM-2","itemData":{"DOI":"10.1371/journal.pone.0232064","ISBN":"1111111111","ISSN":"19326203","PMID":"32330162","abstract":"Clinical gait analysis is widely used in clinical routine to assess the function of patients with motor disorders. The proper assessment of the patient’s function relies greatly on the repeatability between the measurements. Marker misplacement has been reported as the largest source of variability between measurements and its impact on kinematics is not fully understood. Thus, the purpose of this study was: 1) to evaluate the impact of the misplacement of the lateral femoral epicondyle marker on lower limb kinematics, and 2) evaluate if such impact can be predicted. The kinematic data of 10 children with cerebral palsy and 10 aged-match typical developing children were included. The lateral femoral epicondyle marker was virtually misplaced around its measured position at different magnitudes and directions. The outcome to represent the impact of each marker misplacement on the lower limb was the root mean square deviations between the resultant kinematics from each simulated misplacement and the originally calculated kinematics. Correlation and regression equations were estimated between the root mean square deviation and the magnitude of the misplacement expressed in percentage of leg length. Results indicated that the lower-limb kinematics is highly sensitive to the lateral femoral epicondyle marker misplacement in the anterior-posterior direction. The joint angles most impacted by the anterior-posterior misplacement were the hip internal-external rotation (5.3° per 10 mm), the ankle internal-external rotation (4.4° per 10 mm) and the knee flexion-extension (4.2° per 10 mm). Finally, it was observed that the lower the leg length, the higher the impact of misplacement on kinematics. This impact was predicted by regression equations using the magnitude of misplacement expressed in percentage of leg length. An error below 5° on all joints requires a marker placement repeatability under 1.2% of the leg length. In conclusion, the placement of the lateral femoral epicondyle marker in the antero-posterior direction plays a crucial role on the reliability of gait measurements with the Conventional Gait Model.","author":[{"dropping-particle":"","family":"Fonseca","given":"Mickael","non-dropping-particle":"","parse-names":false,"suffix":""},{"dropping-particle":"","family":"Gasparutto","given":"Xavier","non-dropping-particle":"","parse-names":false,"suffix":""},{"dropping-particle":"","family":"Leboeuf","given":"Fabien","non-dropping-particle":"","parse-names":false,"suffix":""},{"dropping-particle":"","family":"Dumas","given":"Raphaël","non-dropping-particle":"","parse-names":false,"suffix":""},{"dropping-particle":"","family":"Armand","given":"Stéphane","non-dropping-particle":"","parse-names":false,"suffix":""}],"container-title":"PLoS ONE","id":"ITEM-2","issue":"4","issued":{"date-parts":[["2020"]]},"page":"1-12","title":"Impact of knee marker misplacement on gait kinematics of children with cerebral palsy using the Conventional Gait Model—A sensitivity study","type":"article-journal","volume":"15"},"uris":["http://www.mendeley.com/documents/?uuid=351fec47-42f6-471f-9cf4-921be42418f3"]}],"mendeley":{"formattedCitation":"(Della Croce, Cappozzo, &amp; Kerrigan, 1999; Fonseca, Gasparutto, Leboeuf, Dumas, &amp; Armand, 2020)","plainTextFormattedCitation":"(Della Croce, Cappozzo, &amp; Kerrigan, 1999; Fonseca, Gasparutto, Leboeuf, Dumas, &amp; Armand, 2020)","previouslyFormattedCitation":"(Della Croce, Cappozzo, &amp; Kerrigan, 1999; Fonseca, Gasparutto, Leboeuf, Dumas, &amp; Armand, 2020)"},"properties":{"noteIndex":0},"schema":"https://github.com/citation-style-language/schema/raw/master/csl-citation.json"}</w:instrText>
      </w:r>
      <w:r w:rsidR="00E03337">
        <w:fldChar w:fldCharType="separate"/>
      </w:r>
      <w:r w:rsidR="00E03337" w:rsidRPr="00E03337">
        <w:rPr>
          <w:noProof/>
        </w:rPr>
        <w:t>(Della Croce, Cappozzo, &amp; Kerrigan, 1999; Fonseca, Gasparutto, Leboeuf, Dumas, &amp; Armand, 2020)</w:t>
      </w:r>
      <w:r w:rsidR="00E03337">
        <w:fldChar w:fldCharType="end"/>
      </w:r>
      <w:r w:rsidR="004173A3">
        <w:t xml:space="preserve"> but </w:t>
      </w:r>
      <w:r w:rsidR="00335BB8">
        <w:t>no attempt have been made to separate intrinsic and extrinsic variability</w:t>
      </w:r>
      <w:r w:rsidR="004173A3">
        <w:t xml:space="preserve"> from test re-test data. </w:t>
      </w:r>
      <w:commentRangeEnd w:id="5"/>
      <w:r w:rsidR="0076495E">
        <w:rPr>
          <w:rStyle w:val="Marquedecommentaire"/>
        </w:rPr>
        <w:commentReference w:id="5"/>
      </w:r>
      <w:r w:rsidR="00E1727C">
        <w:t>For instance, measurement error is defined as the difference between the true value and the measured value. This difference is caused by uncertainties which characterises the dispersion of the possible measured values. The uncertainty associated to a measurement is caused by the combinations of errors around the estimated value of the measurement</w:t>
      </w:r>
      <w:r w:rsidR="008C6308">
        <w:t xml:space="preserve"> </w:t>
      </w:r>
      <w:r w:rsidR="008C6308">
        <w:fldChar w:fldCharType="begin" w:fldLock="1"/>
      </w:r>
      <w:r w:rsidR="00C06E2B">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8C6308">
        <w:fldChar w:fldCharType="separate"/>
      </w:r>
      <w:r w:rsidR="008C6308" w:rsidRPr="008C6308">
        <w:rPr>
          <w:noProof/>
        </w:rPr>
        <w:t>(Farrance &amp; Frenkel, 2012)</w:t>
      </w:r>
      <w:r w:rsidR="008C6308">
        <w:fldChar w:fldCharType="end"/>
      </w:r>
      <w:r w:rsidR="00E1727C">
        <w:t xml:space="preserve">. The smaller is the uncertainty, the closest </w:t>
      </w:r>
      <w:r w:rsidR="008C6308">
        <w:t>the measurement from the real value.</w:t>
      </w:r>
      <w:r w:rsidR="00E1727C">
        <w:t xml:space="preserve"> </w:t>
      </w:r>
      <w:r w:rsidR="009B0BA3">
        <w:rPr>
          <w:lang w:val="en-US"/>
        </w:rPr>
        <w:t>Therefore, the global variability in gait analysis can be affected by</w:t>
      </w:r>
      <w:r w:rsidR="0076495E">
        <w:rPr>
          <w:lang w:val="en-US"/>
        </w:rPr>
        <w:t xml:space="preserve"> the combination of different parameters:</w:t>
      </w:r>
      <w:r w:rsidR="009B0BA3">
        <w:rPr>
          <w:lang w:val="en-US"/>
        </w:rPr>
        <w:t xml:space="preserve"> the definition of the three</w:t>
      </w:r>
      <w:r w:rsidR="00AA46AF">
        <w:rPr>
          <w:lang w:val="en-US"/>
        </w:rPr>
        <w:t xml:space="preserve"> Euler axis of rotation</w:t>
      </w:r>
      <w:r w:rsidR="009B0BA3">
        <w:rPr>
          <w:lang w:val="en-US"/>
        </w:rPr>
        <w:t>,</w:t>
      </w:r>
      <w:r w:rsidR="00AA46AF">
        <w:rPr>
          <w:lang w:val="en-US"/>
        </w:rPr>
        <w:t xml:space="preserve"> the</w:t>
      </w:r>
      <w:r w:rsidR="009B0BA3">
        <w:rPr>
          <w:lang w:val="en-US"/>
        </w:rPr>
        <w:t xml:space="preserve"> movement </w:t>
      </w:r>
      <w:r w:rsidR="0062790A">
        <w:rPr>
          <w:lang w:val="en-US"/>
        </w:rPr>
        <w:t>variability</w:t>
      </w:r>
      <w:r w:rsidR="00AA46AF">
        <w:rPr>
          <w:lang w:val="en-US"/>
        </w:rPr>
        <w:t xml:space="preserve"> and the</w:t>
      </w:r>
      <w:r w:rsidR="009B0BA3">
        <w:rPr>
          <w:lang w:val="en-US"/>
        </w:rPr>
        <w:t xml:space="preserve"> definition</w:t>
      </w:r>
      <w:r w:rsidR="00AA46AF">
        <w:rPr>
          <w:lang w:val="en-US"/>
        </w:rPr>
        <w:t xml:space="preserve"> of the three axis that define the orientation of the segment</w:t>
      </w:r>
      <w:r w:rsidR="009B0BA3">
        <w:rPr>
          <w:lang w:val="en-US"/>
        </w:rPr>
        <w:t xml:space="preserve"> (ref?). </w:t>
      </w:r>
      <w:r w:rsidR="004173A3">
        <w:t xml:space="preserve">The intrinsic variability </w:t>
      </w:r>
      <w:r w:rsidR="00B94A37">
        <w:t xml:space="preserve">is </w:t>
      </w:r>
      <w:r w:rsidR="009B0BA3">
        <w:t xml:space="preserve">linked with the movement </w:t>
      </w:r>
      <w:r w:rsidR="004173A3">
        <w:t>of the joint motion, independently of any coordinate system,</w:t>
      </w:r>
      <w:r w:rsidR="00B94A37">
        <w:t xml:space="preserve"> and</w:t>
      </w:r>
      <w:r w:rsidR="004173A3">
        <w:t xml:space="preserve"> can be assessed by looking at the joint angles about the helical axis and the deviation of the helical axis with respect to its average orientation during the movement. The variability added</w:t>
      </w:r>
      <w:r w:rsidR="00B94A37">
        <w:t xml:space="preserve"> by the joint axes can be can</w:t>
      </w:r>
      <w:r w:rsidR="004173A3">
        <w:t xml:space="preserve"> assessed by looking at the corresponding </w:t>
      </w:r>
      <w:r w:rsidR="001E6B7B">
        <w:t>joint</w:t>
      </w:r>
      <w:r w:rsidR="004173A3">
        <w:t xml:space="preserve"> angles computed by projection of the attitude vector on these axes. This way, the theoretical </w:t>
      </w:r>
      <w:r w:rsidR="004173A3" w:rsidRPr="004173A3">
        <w:rPr>
          <w:lang w:val="en-US"/>
        </w:rPr>
        <w:t>propagation</w:t>
      </w:r>
      <w:r w:rsidR="004173A3">
        <w:rPr>
          <w:lang w:val="en-US"/>
        </w:rPr>
        <w:t xml:space="preserve"> of uncertainty can be studied as the </w:t>
      </w:r>
      <w:r w:rsidR="001E6B7B">
        <w:rPr>
          <w:lang w:val="en-US"/>
        </w:rPr>
        <w:t xml:space="preserve">equations linking the </w:t>
      </w:r>
      <w:r w:rsidR="006F7375">
        <w:rPr>
          <w:lang w:val="en-US"/>
        </w:rPr>
        <w:t xml:space="preserve">joint angles, the </w:t>
      </w:r>
      <w:r w:rsidR="001E6B7B">
        <w:rPr>
          <w:lang w:val="en-US"/>
        </w:rPr>
        <w:t>joint axes</w:t>
      </w:r>
      <w:r w:rsidR="006F7375">
        <w:rPr>
          <w:lang w:val="en-US"/>
        </w:rPr>
        <w:t>,</w:t>
      </w:r>
      <w:r w:rsidR="001E6B7B">
        <w:rPr>
          <w:lang w:val="en-US"/>
        </w:rPr>
        <w:t xml:space="preserve"> and </w:t>
      </w:r>
      <w:r w:rsidR="00B94A37">
        <w:rPr>
          <w:lang w:val="en-US"/>
        </w:rPr>
        <w:t xml:space="preserve">the attitude vector </w:t>
      </w:r>
      <w:r w:rsidR="001E6B7B">
        <w:rPr>
          <w:lang w:val="en-US"/>
        </w:rPr>
        <w:t>can easily established (without sine and cosine)</w:t>
      </w:r>
      <w:r w:rsidR="00636704">
        <w:rPr>
          <w:lang w:val="en-US"/>
        </w:rPr>
        <w:t xml:space="preserve"> </w:t>
      </w:r>
      <w:r w:rsidR="00636704">
        <w:rPr>
          <w:lang w:val="en-US"/>
        </w:rPr>
        <w:fldChar w:fldCharType="begin" w:fldLock="1"/>
      </w:r>
      <w:r w:rsidR="00417B98">
        <w:rPr>
          <w:lang w:val="en-US"/>
        </w:rPr>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636704">
        <w:rPr>
          <w:lang w:val="en-US"/>
        </w:rPr>
        <w:fldChar w:fldCharType="separate"/>
      </w:r>
      <w:r w:rsidR="00636704" w:rsidRPr="00636704">
        <w:rPr>
          <w:noProof/>
          <w:lang w:val="en-US"/>
        </w:rPr>
        <w:t>(Farrance &amp; Frenkel, 2012)</w:t>
      </w:r>
      <w:r w:rsidR="00636704">
        <w:rPr>
          <w:lang w:val="en-US"/>
        </w:rPr>
        <w:fldChar w:fldCharType="end"/>
      </w:r>
      <w:r w:rsidR="001E6B7B">
        <w:rPr>
          <w:lang w:val="en-US"/>
        </w:rPr>
        <w:t>. The variability obtained for these joint angles and the more classically computed Euler angles can</w:t>
      </w:r>
      <w:r w:rsidR="00B94A37">
        <w:rPr>
          <w:lang w:val="en-US"/>
        </w:rPr>
        <w:t xml:space="preserve"> be</w:t>
      </w:r>
      <w:r w:rsidR="001E6B7B">
        <w:rPr>
          <w:lang w:val="en-US"/>
        </w:rPr>
        <w:t xml:space="preserve"> compared to ensure the </w:t>
      </w:r>
      <w:r w:rsidR="00E03337">
        <w:rPr>
          <w:lang w:val="en-US"/>
        </w:rPr>
        <w:t>generalization</w:t>
      </w:r>
      <w:r w:rsidR="001E6B7B">
        <w:rPr>
          <w:lang w:val="en-US"/>
        </w:rPr>
        <w:t xml:space="preserve"> of the results. The knee joint motion during gait is considered a typical test </w:t>
      </w:r>
      <w:r w:rsidR="0004086E">
        <w:rPr>
          <w:lang w:val="en-US"/>
        </w:rPr>
        <w:t>case according to the</w:t>
      </w:r>
      <w:r w:rsidR="001E6B7B">
        <w:rPr>
          <w:lang w:val="en-US"/>
        </w:rPr>
        <w:t xml:space="preserve"> </w:t>
      </w:r>
      <w:r w:rsidR="001E6B7B">
        <w:t>cross-talk effect.</w:t>
      </w:r>
      <w:r w:rsidR="001E6B7B">
        <w:rPr>
          <w:lang w:val="en-US"/>
        </w:rPr>
        <w:t xml:space="preserve"> </w:t>
      </w:r>
    </w:p>
    <w:p w14:paraId="6AB18124" w14:textId="7924803A" w:rsidR="00010015" w:rsidRDefault="009E7AAA" w:rsidP="007E3764">
      <w:pPr>
        <w:jc w:val="both"/>
      </w:pPr>
      <w:r>
        <w:tab/>
      </w:r>
      <w:commentRangeStart w:id="6"/>
      <w:r>
        <w:t xml:space="preserve">We hypothesise that the variability in gait analysis is more dependent on the axis definition than the </w:t>
      </w:r>
      <w:r w:rsidR="0004086E">
        <w:t xml:space="preserve">intrinsic </w:t>
      </w:r>
      <w:r>
        <w:t xml:space="preserve">movement </w:t>
      </w:r>
      <w:proofErr w:type="spellStart"/>
      <w:r w:rsidR="0004086E">
        <w:t>variabitity</w:t>
      </w:r>
      <w:proofErr w:type="spellEnd"/>
      <w:r>
        <w:t>.</w:t>
      </w:r>
      <w:r w:rsidR="0078300C">
        <w:t xml:space="preserve"> </w:t>
      </w:r>
      <w:r>
        <w:t xml:space="preserve">Thus, the aim of this study is to compare the variability </w:t>
      </w:r>
      <w:r w:rsidR="00F903FE">
        <w:t>of gait</w:t>
      </w:r>
      <w:r>
        <w:t xml:space="preserve"> analysis expressed into </w:t>
      </w:r>
      <w:r w:rsidR="00B45C68">
        <w:t xml:space="preserve">a single </w:t>
      </w:r>
      <w:r>
        <w:t xml:space="preserve">helical axis and </w:t>
      </w:r>
      <w:r w:rsidR="00B45C68">
        <w:t xml:space="preserve">joint motion expressed into a set of three Euler </w:t>
      </w:r>
      <w:r w:rsidR="00B45C68">
        <w:lastRenderedPageBreak/>
        <w:t xml:space="preserve">rotations. </w:t>
      </w:r>
      <w:commentRangeEnd w:id="6"/>
      <w:r w:rsidR="001E6B7B">
        <w:rPr>
          <w:rStyle w:val="Marquedecommentaire"/>
        </w:rPr>
        <w:commentReference w:id="6"/>
      </w:r>
      <w:r w:rsidR="00B94A37">
        <w:t>Additionally, we want to understand the how the errors inherent to gait analysis influence the reproducibility of the kinematic results.</w:t>
      </w:r>
    </w:p>
    <w:p w14:paraId="4436D7FC" w14:textId="7DF3384B" w:rsidR="00AF7F6D" w:rsidRPr="00F903FE" w:rsidRDefault="00AF7F6D">
      <w:pPr>
        <w:rPr>
          <w:color w:val="FF0000"/>
        </w:rPr>
      </w:pPr>
      <w:r w:rsidRPr="00F903FE">
        <w:rPr>
          <w:color w:val="FF0000"/>
        </w:rPr>
        <w:tab/>
      </w:r>
      <w:r w:rsidR="00530728" w:rsidRPr="00F903FE">
        <w:rPr>
          <w:color w:val="FF0000"/>
        </w:rPr>
        <w:t xml:space="preserve"> </w:t>
      </w:r>
    </w:p>
    <w:p w14:paraId="0708AC07" w14:textId="77777777" w:rsidR="00AF7F6D" w:rsidRDefault="00AF7F6D">
      <w:r w:rsidRPr="00EA371C">
        <w:rPr>
          <w:b/>
        </w:rPr>
        <w:t>Methods</w:t>
      </w:r>
      <w:r>
        <w:t>.</w:t>
      </w:r>
    </w:p>
    <w:p w14:paraId="7F49C645" w14:textId="016EFB37" w:rsidR="006F7375" w:rsidRDefault="009B0BA3" w:rsidP="00811065">
      <w:pPr>
        <w:jc w:val="both"/>
      </w:pPr>
      <w:r>
        <w:tab/>
        <w:t xml:space="preserve">A theoretical relationship between the parameters was analysed to understand the propagation of uncertainty on the definition of the Euler angles. The equation </w:t>
      </w:r>
      <w:r w:rsidR="00AB20CC">
        <w:t xml:space="preserve">1 </w:t>
      </w:r>
      <w:r w:rsidR="00B94A37">
        <w:t>describes</w:t>
      </w:r>
      <w:r w:rsidR="00AB20CC">
        <w:t xml:space="preserve"> the </w:t>
      </w:r>
      <w:r w:rsidR="008550E6">
        <w:t xml:space="preserve">composition of the </w:t>
      </w:r>
      <w:r w:rsidR="00AB20CC">
        <w:t xml:space="preserve">helical angle </w:t>
      </w:r>
      <w:r w:rsidR="008550E6">
        <w:t xml:space="preserve">in function of the three angles of rotation and segment orientation </w:t>
      </w:r>
      <w:r w:rsidR="00AB20CC">
        <w:t xml:space="preserve">while the equations </w:t>
      </w:r>
      <w:r w:rsidR="002953E5">
        <w:t>2</w:t>
      </w:r>
      <w:r w:rsidR="00AB20CC">
        <w:t>, 3 and 4</w:t>
      </w:r>
      <w:r>
        <w:t xml:space="preserve"> </w:t>
      </w:r>
      <w:r w:rsidR="00A61AAB">
        <w:t xml:space="preserve">defines the </w:t>
      </w:r>
      <w:r w:rsidR="00AB20CC">
        <w:t xml:space="preserve">decomposition of the helical angle into the </w:t>
      </w:r>
      <w:r w:rsidR="00A61AAB">
        <w:t>three</w:t>
      </w:r>
      <w:r w:rsidR="00F43CD2">
        <w:t xml:space="preserve"> Euler angles,</w:t>
      </w:r>
      <w:r w:rsidR="00A61AAB">
        <w:t xml:space="preserve"> thus, </w:t>
      </w:r>
      <w:r w:rsidR="00A61AAB">
        <w:rPr>
          <w:rFonts w:cstheme="minorHAnsi"/>
        </w:rPr>
        <w:t>ɵ</w:t>
      </w:r>
      <w:r w:rsidR="00A61AAB">
        <w:rPr>
          <w:rFonts w:cstheme="minorHAnsi"/>
          <w:vertAlign w:val="subscript"/>
        </w:rPr>
        <w:t>1</w:t>
      </w:r>
      <w:r w:rsidR="00A61AAB">
        <w:rPr>
          <w:rFonts w:cstheme="minorHAnsi"/>
        </w:rPr>
        <w:t>,</w:t>
      </w:r>
      <w:r w:rsidR="00A61AAB" w:rsidRPr="00A61AAB">
        <w:rPr>
          <w:rFonts w:cstheme="minorHAnsi"/>
        </w:rPr>
        <w:t xml:space="preserve"> </w:t>
      </w:r>
      <w:r w:rsidR="00A61AAB">
        <w:rPr>
          <w:rFonts w:cstheme="minorHAnsi"/>
        </w:rPr>
        <w:t>ɵ</w:t>
      </w:r>
      <w:r w:rsidR="00A61AAB">
        <w:rPr>
          <w:rFonts w:cstheme="minorHAnsi"/>
          <w:vertAlign w:val="subscript"/>
        </w:rPr>
        <w:t>2</w:t>
      </w:r>
      <w:r w:rsidR="00A61AAB">
        <w:rPr>
          <w:rFonts w:cstheme="minorHAnsi"/>
        </w:rPr>
        <w:t>,</w:t>
      </w:r>
      <w:r w:rsidR="00A61AAB" w:rsidRPr="00A61AAB">
        <w:rPr>
          <w:rFonts w:cstheme="minorHAnsi"/>
        </w:rPr>
        <w:t xml:space="preserve"> </w:t>
      </w:r>
      <w:r w:rsidR="00A61AAB">
        <w:rPr>
          <w:rFonts w:cstheme="minorHAnsi"/>
        </w:rPr>
        <w:t>ɵ</w:t>
      </w:r>
      <w:r w:rsidR="00A61AAB">
        <w:rPr>
          <w:rFonts w:cstheme="minorHAnsi"/>
          <w:vertAlign w:val="subscript"/>
        </w:rPr>
        <w:t>3</w:t>
      </w:r>
      <w:r w:rsidR="00A61AAB">
        <w:rPr>
          <w:rFonts w:cstheme="minorHAnsi"/>
        </w:rPr>
        <w:t xml:space="preserve"> are the flexion-extension</w:t>
      </w:r>
      <w:r w:rsidR="008550E6">
        <w:rPr>
          <w:rFonts w:cstheme="minorHAnsi"/>
        </w:rPr>
        <w:t xml:space="preserve"> (Theta1)</w:t>
      </w:r>
      <w:r w:rsidR="00A61AAB">
        <w:rPr>
          <w:rFonts w:cstheme="minorHAnsi"/>
        </w:rPr>
        <w:t>, abduction-adduction</w:t>
      </w:r>
      <w:r w:rsidR="008550E6">
        <w:rPr>
          <w:rFonts w:cstheme="minorHAnsi"/>
        </w:rPr>
        <w:t xml:space="preserve"> (Theta2)</w:t>
      </w:r>
      <w:r w:rsidR="00A61AAB">
        <w:rPr>
          <w:rFonts w:cstheme="minorHAnsi"/>
        </w:rPr>
        <w:t xml:space="preserve"> and internal-external rotations</w:t>
      </w:r>
      <w:r w:rsidR="008550E6">
        <w:rPr>
          <w:rFonts w:cstheme="minorHAnsi"/>
        </w:rPr>
        <w:t xml:space="preserve"> (Theta 3)</w:t>
      </w:r>
      <w:r w:rsidR="00A61AAB">
        <w:rPr>
          <w:rFonts w:cstheme="minorHAnsi"/>
        </w:rPr>
        <w:t xml:space="preserve"> angles respectively. Moreover, </w:t>
      </w:r>
      <w:r w:rsidR="00F43CD2">
        <w:rPr>
          <w:i/>
        </w:rPr>
        <w:t>e</w:t>
      </w:r>
      <w:r w:rsidR="00F43CD2" w:rsidRPr="00F43CD2">
        <w:rPr>
          <w:i/>
          <w:vertAlign w:val="subscript"/>
        </w:rPr>
        <w:t>1</w:t>
      </w:r>
      <w:r w:rsidR="00F43CD2">
        <w:rPr>
          <w:i/>
        </w:rPr>
        <w:t>, e</w:t>
      </w:r>
      <w:r w:rsidR="00F43CD2" w:rsidRPr="00F43CD2">
        <w:rPr>
          <w:i/>
          <w:vertAlign w:val="subscript"/>
        </w:rPr>
        <w:t>2</w:t>
      </w:r>
      <w:r w:rsidR="00F43CD2">
        <w:rPr>
          <w:i/>
        </w:rPr>
        <w:t>, e</w:t>
      </w:r>
      <w:r w:rsidR="00F43CD2" w:rsidRPr="00F43CD2">
        <w:rPr>
          <w:i/>
          <w:vertAlign w:val="subscript"/>
        </w:rPr>
        <w:t>3</w:t>
      </w:r>
      <w:r w:rsidR="00F43CD2">
        <w:rPr>
          <w:i/>
        </w:rPr>
        <w:t xml:space="preserve"> </w:t>
      </w:r>
      <w:r w:rsidR="00F43CD2">
        <w:t xml:space="preserve">represents the </w:t>
      </w:r>
      <w:commentRangeStart w:id="7"/>
      <w:r w:rsidR="00F43CD2">
        <w:t>flexion-extension</w:t>
      </w:r>
      <w:commentRangeEnd w:id="7"/>
      <w:r w:rsidR="00E1727C">
        <w:rPr>
          <w:rStyle w:val="Marquedecommentaire"/>
        </w:rPr>
        <w:commentReference w:id="7"/>
      </w:r>
      <w:r w:rsidR="00F43CD2">
        <w:t>, medial-lateral a</w:t>
      </w:r>
      <w:r w:rsidR="002953E5">
        <w:t xml:space="preserve">nd </w:t>
      </w:r>
      <w:proofErr w:type="spellStart"/>
      <w:r w:rsidR="00AD07B5">
        <w:t>antero</w:t>
      </w:r>
      <w:proofErr w:type="spellEnd"/>
      <w:r w:rsidR="00AD07B5">
        <w:t>-posterior</w:t>
      </w:r>
      <w:r w:rsidR="002953E5">
        <w:t xml:space="preserve"> axes of the joint, and </w:t>
      </w:r>
      <w:proofErr w:type="spellStart"/>
      <w:r w:rsidR="002953E5">
        <w:t>k</w:t>
      </w:r>
      <w:r w:rsidR="00F43CD2">
        <w:rPr>
          <w:rFonts w:cstheme="minorHAnsi"/>
        </w:rPr>
        <w:t>ɵ</w:t>
      </w:r>
      <w:proofErr w:type="spellEnd"/>
      <w:r w:rsidR="00F43CD2">
        <w:t xml:space="preserve"> the joint angles.</w:t>
      </w:r>
      <w:r w:rsidR="002953E5">
        <w:t xml:space="preserve"> The symbol</w:t>
      </w:r>
      <w:r w:rsidR="00E1727C">
        <w:t>s</w:t>
      </w:r>
      <w:r w:rsidR="002953E5">
        <w:t xml:space="preserve"> </w:t>
      </w:r>
      <w:r w:rsidR="00AB20CC">
        <w:t>“</w:t>
      </w:r>
      <w:r w:rsidR="002953E5" w:rsidRPr="00AB20CC">
        <w:rPr>
          <w:i/>
        </w:rPr>
        <w:t>x</w:t>
      </w:r>
      <w:r w:rsidR="00AB20CC">
        <w:rPr>
          <w:i/>
        </w:rPr>
        <w:t>”</w:t>
      </w:r>
      <w:r w:rsidR="002953E5">
        <w:t xml:space="preserve"> </w:t>
      </w:r>
      <w:r w:rsidR="00E1727C">
        <w:t xml:space="preserve">and “.” </w:t>
      </w:r>
      <w:r w:rsidR="002953E5">
        <w:t>design cross product and dot product</w:t>
      </w:r>
      <w:r w:rsidR="00E1727C">
        <w:t xml:space="preserve"> respectively</w:t>
      </w:r>
      <w:r w:rsidR="002953E5">
        <w:t>.</w:t>
      </w:r>
    </w:p>
    <w:tbl>
      <w:tblPr>
        <w:tblStyle w:val="Grilledutableau"/>
        <w:tblW w:w="0" w:type="auto"/>
        <w:tblInd w:w="-5" w:type="dxa"/>
        <w:tblLook w:val="04A0" w:firstRow="1" w:lastRow="0" w:firstColumn="1" w:lastColumn="0" w:noHBand="0" w:noVBand="1"/>
      </w:tblPr>
      <w:tblGrid>
        <w:gridCol w:w="988"/>
        <w:gridCol w:w="7087"/>
        <w:gridCol w:w="988"/>
      </w:tblGrid>
      <w:tr w:rsidR="004D6584" w14:paraId="6BA1EA00" w14:textId="77777777" w:rsidTr="00137E4A">
        <w:trPr>
          <w:trHeight w:val="514"/>
        </w:trPr>
        <w:tc>
          <w:tcPr>
            <w:tcW w:w="988" w:type="dxa"/>
            <w:tcBorders>
              <w:top w:val="nil"/>
              <w:left w:val="nil"/>
              <w:bottom w:val="nil"/>
              <w:right w:val="nil"/>
            </w:tcBorders>
          </w:tcPr>
          <w:p w14:paraId="7750179F" w14:textId="77777777" w:rsidR="004D6584" w:rsidRDefault="004D6584" w:rsidP="00811065">
            <w:pPr>
              <w:jc w:val="both"/>
            </w:pPr>
          </w:p>
          <w:p w14:paraId="56A72AFE" w14:textId="77777777" w:rsidR="004D6584" w:rsidRDefault="004D6584" w:rsidP="00811065">
            <w:pPr>
              <w:jc w:val="both"/>
            </w:pPr>
          </w:p>
        </w:tc>
        <w:tc>
          <w:tcPr>
            <w:tcW w:w="7087" w:type="dxa"/>
            <w:tcBorders>
              <w:top w:val="nil"/>
              <w:left w:val="nil"/>
              <w:bottom w:val="nil"/>
              <w:right w:val="nil"/>
            </w:tcBorders>
          </w:tcPr>
          <w:p w14:paraId="66294955" w14:textId="525951BE" w:rsidR="004D6584" w:rsidRPr="00137E4A" w:rsidRDefault="004D6584" w:rsidP="00811065">
            <w:pPr>
              <w:jc w:val="both"/>
            </w:pPr>
            <m:oMathPara>
              <m:oMath>
                <m:r>
                  <w:rPr>
                    <w:rFonts w:ascii="Cambria Math" w:hAnsi="Cambria Math"/>
                  </w:rPr>
                  <m:t xml:space="preserve">θk=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oMath>
            </m:oMathPara>
          </w:p>
        </w:tc>
        <w:tc>
          <w:tcPr>
            <w:tcW w:w="988" w:type="dxa"/>
            <w:tcBorders>
              <w:top w:val="nil"/>
              <w:left w:val="nil"/>
              <w:bottom w:val="nil"/>
              <w:right w:val="nil"/>
            </w:tcBorders>
          </w:tcPr>
          <w:p w14:paraId="58EF33C5" w14:textId="77777777" w:rsidR="004D6584" w:rsidRDefault="004D6584" w:rsidP="00811065">
            <w:pPr>
              <w:jc w:val="both"/>
            </w:pPr>
            <w:r>
              <w:t>(</w:t>
            </w:r>
            <w:r w:rsidR="001B6869">
              <w:rPr>
                <w:noProof/>
              </w:rPr>
              <w:fldChar w:fldCharType="begin"/>
            </w:r>
            <w:r w:rsidR="001B6869">
              <w:rPr>
                <w:noProof/>
              </w:rPr>
              <w:instrText xml:space="preserve"> SEQ Eq \* MERGEFORMAT </w:instrText>
            </w:r>
            <w:r w:rsidR="001B6869">
              <w:rPr>
                <w:noProof/>
              </w:rPr>
              <w:fldChar w:fldCharType="separate"/>
            </w:r>
            <w:r>
              <w:rPr>
                <w:noProof/>
              </w:rPr>
              <w:t>1</w:t>
            </w:r>
            <w:r w:rsidR="001B6869">
              <w:rPr>
                <w:noProof/>
              </w:rPr>
              <w:fldChar w:fldCharType="end"/>
            </w:r>
            <w:r>
              <w:t>)</w:t>
            </w:r>
          </w:p>
        </w:tc>
      </w:tr>
      <w:tr w:rsidR="00684656" w14:paraId="68557B53"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255F6057" w14:textId="77777777" w:rsidR="00684656" w:rsidRDefault="00684656" w:rsidP="00811065">
            <w:pPr>
              <w:jc w:val="both"/>
            </w:pPr>
          </w:p>
          <w:p w14:paraId="5C05EE1A" w14:textId="77777777" w:rsidR="004D6584" w:rsidRDefault="004D6584" w:rsidP="00811065">
            <w:pPr>
              <w:jc w:val="both"/>
            </w:pPr>
          </w:p>
        </w:tc>
        <w:tc>
          <w:tcPr>
            <w:tcW w:w="7087" w:type="dxa"/>
            <w:vAlign w:val="center"/>
          </w:tcPr>
          <w:p w14:paraId="6A8C4910" w14:textId="569FD07D" w:rsidR="00684656" w:rsidRPr="00137E4A" w:rsidRDefault="00756825"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22DBE10D" w14:textId="5E283D83" w:rsidR="00684656" w:rsidRDefault="00684656" w:rsidP="00811065">
            <w:pPr>
              <w:jc w:val="both"/>
            </w:pPr>
            <w:r>
              <w:t>(</w:t>
            </w:r>
            <w:r w:rsidR="00AB20CC">
              <w:t>2</w:t>
            </w:r>
            <w:r>
              <w:t>)</w:t>
            </w:r>
          </w:p>
        </w:tc>
      </w:tr>
      <w:tr w:rsidR="00684656" w14:paraId="4722B527"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3269038F" w14:textId="77777777" w:rsidR="00684656" w:rsidRDefault="00684656" w:rsidP="00811065">
            <w:pPr>
              <w:jc w:val="both"/>
            </w:pPr>
          </w:p>
        </w:tc>
        <w:tc>
          <w:tcPr>
            <w:tcW w:w="7087" w:type="dxa"/>
            <w:vAlign w:val="center"/>
          </w:tcPr>
          <w:p w14:paraId="01BA47B7" w14:textId="4566E0CD" w:rsidR="00684656" w:rsidRPr="00137E4A" w:rsidRDefault="00756825"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625DE4E3" w14:textId="6E8A9918" w:rsidR="00684656" w:rsidRDefault="00AB20CC" w:rsidP="00811065">
            <w:pPr>
              <w:jc w:val="both"/>
            </w:pPr>
            <w:r>
              <w:t>(3</w:t>
            </w:r>
            <w:r w:rsidR="00D4491C">
              <w:t>)</w:t>
            </w:r>
          </w:p>
        </w:tc>
      </w:tr>
      <w:tr w:rsidR="00684656" w14:paraId="5A8968A6" w14:textId="77777777" w:rsidTr="003F5C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82"/>
        </w:trPr>
        <w:tc>
          <w:tcPr>
            <w:tcW w:w="988" w:type="dxa"/>
            <w:vAlign w:val="center"/>
          </w:tcPr>
          <w:p w14:paraId="198C7E19" w14:textId="77777777" w:rsidR="00684656" w:rsidRDefault="00684656" w:rsidP="00811065">
            <w:pPr>
              <w:jc w:val="both"/>
            </w:pPr>
          </w:p>
        </w:tc>
        <w:tc>
          <w:tcPr>
            <w:tcW w:w="7087" w:type="dxa"/>
            <w:vAlign w:val="center"/>
          </w:tcPr>
          <w:p w14:paraId="3DCE5242" w14:textId="29E67582" w:rsidR="00684656" w:rsidRPr="00137E4A" w:rsidRDefault="00756825" w:rsidP="00811065">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den>
                </m:f>
                <m:r>
                  <w:rPr>
                    <w:rFonts w:ascii="Cambria Math" w:hAnsi="Cambria Math"/>
                  </w:rPr>
                  <m:t>θ</m:t>
                </m:r>
              </m:oMath>
            </m:oMathPara>
          </w:p>
        </w:tc>
        <w:tc>
          <w:tcPr>
            <w:tcW w:w="988" w:type="dxa"/>
            <w:vAlign w:val="center"/>
          </w:tcPr>
          <w:p w14:paraId="2F368B43" w14:textId="2AF90F35" w:rsidR="00684656" w:rsidRDefault="00AB20CC" w:rsidP="00811065">
            <w:pPr>
              <w:jc w:val="both"/>
            </w:pPr>
            <w:r>
              <w:t>(4</w:t>
            </w:r>
            <w:r w:rsidR="00D4491C">
              <w:t>)</w:t>
            </w:r>
          </w:p>
        </w:tc>
      </w:tr>
    </w:tbl>
    <w:p w14:paraId="6C6ED3E1" w14:textId="77777777" w:rsidR="004D6584" w:rsidRDefault="004D6584" w:rsidP="00811065">
      <w:pPr>
        <w:jc w:val="both"/>
      </w:pPr>
    </w:p>
    <w:p w14:paraId="3BF35ECE" w14:textId="5A171FD6" w:rsidR="00417B98" w:rsidRDefault="004D6584" w:rsidP="00811065">
      <w:pPr>
        <w:ind w:firstLine="720"/>
        <w:jc w:val="both"/>
        <w:rPr>
          <w:rFonts w:eastAsiaTheme="minorEastAsia"/>
          <w:sz w:val="20"/>
        </w:rPr>
      </w:pPr>
      <w:r>
        <w:t xml:space="preserve">The general expression </w:t>
      </w:r>
      <w:r w:rsidR="00AB20CC">
        <w:t xml:space="preserve">for a </w:t>
      </w:r>
      <w:proofErr w:type="spellStart"/>
      <w:r w:rsidR="00AB20CC">
        <w:t>measurand</w:t>
      </w:r>
      <w:proofErr w:type="spellEnd"/>
      <w:r w:rsidR="00AB20CC">
        <w:t xml:space="preserve"> </w:t>
      </w:r>
      <w:r w:rsidR="00AB20CC" w:rsidRPr="00AB20CC">
        <w:rPr>
          <w:i/>
        </w:rPr>
        <w:t>y</w:t>
      </w:r>
      <w:r w:rsidR="00AB20CC">
        <w:t xml:space="preserve"> in terms of input quantities </w:t>
      </w:r>
      <w:r w:rsidR="00251049">
        <w:t>(</w:t>
      </w:r>
      <w:r w:rsidR="00AB20CC">
        <w:rPr>
          <w:i/>
        </w:rPr>
        <w:t>x</w:t>
      </w:r>
      <w:r w:rsidR="00AB20CC">
        <w:rPr>
          <w:i/>
          <w:vertAlign w:val="subscript"/>
        </w:rPr>
        <w:t>1</w:t>
      </w:r>
      <w:r w:rsidR="00AB20CC">
        <w:rPr>
          <w:i/>
        </w:rPr>
        <w:t>, x</w:t>
      </w:r>
      <w:r w:rsidR="00AB20CC">
        <w:rPr>
          <w:i/>
          <w:vertAlign w:val="subscript"/>
        </w:rPr>
        <w:t>2</w:t>
      </w:r>
      <w:r w:rsidR="00AB20CC">
        <w:rPr>
          <w:i/>
        </w:rPr>
        <w:t xml:space="preserve">, </w:t>
      </w:r>
      <w:proofErr w:type="gramStart"/>
      <w:r w:rsidR="00AB20CC">
        <w:rPr>
          <w:i/>
        </w:rPr>
        <w:t>… ,</w:t>
      </w:r>
      <w:proofErr w:type="gramEnd"/>
      <w:r w:rsidR="00AB20CC">
        <w:rPr>
          <w:i/>
        </w:rPr>
        <w:t xml:space="preserve"> </w:t>
      </w:r>
      <w:proofErr w:type="spellStart"/>
      <w:r w:rsidR="00AB20CC">
        <w:rPr>
          <w:i/>
        </w:rPr>
        <w:t>x</w:t>
      </w:r>
      <w:r w:rsidR="00AB20CC">
        <w:rPr>
          <w:i/>
          <w:vertAlign w:val="subscript"/>
        </w:rPr>
        <w:t>n</w:t>
      </w:r>
      <w:proofErr w:type="spellEnd"/>
      <w:r w:rsidR="00251049">
        <w:rPr>
          <w:i/>
        </w:rPr>
        <w:t>)</w:t>
      </w:r>
      <w:r w:rsidR="00AB20CC">
        <w:rPr>
          <w:i/>
        </w:rPr>
        <w:t xml:space="preserve"> </w:t>
      </w:r>
      <w:r w:rsidR="00AB20CC" w:rsidRPr="008C6308">
        <w:t>is</w:t>
      </w:r>
      <w:r w:rsidR="00AB20CC">
        <w:rPr>
          <w:i/>
        </w:rPr>
        <w:t xml:space="preserve"> </w:t>
      </w:r>
      <w:r w:rsidR="00AB20CC" w:rsidRPr="008C6308">
        <w:t>represented in equation 5</w:t>
      </w:r>
      <w:r w:rsidR="00AB20CC">
        <w:rPr>
          <w:i/>
        </w:rPr>
        <w:t xml:space="preserve">. </w:t>
      </w:r>
      <w:r w:rsidR="00AB20CC">
        <w:t xml:space="preserve"> Furthermore</w:t>
      </w:r>
      <w:r>
        <w:t xml:space="preserve">, the equation </w:t>
      </w:r>
      <w:r w:rsidR="00417B98">
        <w:t>6</w:t>
      </w:r>
      <w:r>
        <w:t xml:space="preserve"> </w:t>
      </w:r>
      <w:r w:rsidR="00AB20CC">
        <w:t xml:space="preserve">describes the squared standard uncertainty of </w:t>
      </w:r>
      <w:r w:rsidR="00AB20CC" w:rsidRPr="00AB20CC">
        <w:rPr>
          <w:i/>
        </w:rPr>
        <w:t>y</w:t>
      </w:r>
      <w:r w:rsidR="00AB20CC">
        <w:rPr>
          <w:i/>
        </w:rPr>
        <w:t xml:space="preserve"> </w:t>
      </w:r>
      <w:r w:rsidR="00AB20CC" w:rsidRPr="00AB20CC">
        <w:t xml:space="preserve">by </w:t>
      </w:r>
      <w:r w:rsidR="008C6308">
        <w:t xml:space="preserve">appropriately </w:t>
      </w:r>
      <w:r w:rsidR="00AB20CC" w:rsidRPr="00AB20CC">
        <w:t xml:space="preserve">combining the </w:t>
      </w:r>
      <w:r w:rsidR="00AB20CC">
        <w:t>squared standard uncertainties</w:t>
      </w:r>
      <w:r w:rsidR="00417B98">
        <w:t xml:space="preserve"> of the input quantities.</w:t>
      </w:r>
      <w:r w:rsidR="00AB20CC">
        <w:t xml:space="preserve"> </w:t>
      </w:r>
      <w:r w:rsidR="00AB20CC">
        <w:rPr>
          <w:i/>
        </w:rPr>
        <w:t xml:space="preserve"> </w:t>
      </w:r>
      <w:r w:rsidR="00417B98">
        <w:t>Where</w:t>
      </w:r>
      <w:r w:rsidR="00417B98">
        <w:rPr>
          <w:rFonts w:eastAsiaTheme="minorEastAsia"/>
          <w:sz w:val="20"/>
        </w:rPr>
        <w:t xml:space="preserve"> </w:t>
      </w:r>
      <m:oMath>
        <m:sSup>
          <m:sSupPr>
            <m:ctrlPr>
              <w:rPr>
                <w:rFonts w:ascii="Cambria Math" w:hAnsi="Cambria Math"/>
                <w:i/>
                <w:sz w:val="20"/>
              </w:rPr>
            </m:ctrlPr>
          </m:sSupPr>
          <m:e>
            <m:r>
              <w:rPr>
                <w:rFonts w:ascii="Cambria Math" w:hAnsi="Cambria Math"/>
                <w:sz w:val="20"/>
              </w:rPr>
              <m:t>u</m:t>
            </m:r>
          </m:e>
          <m:sup>
            <m:r>
              <w:rPr>
                <w:rFonts w:ascii="Cambria Math" w:hAnsi="Cambria Math"/>
                <w:sz w:val="20"/>
              </w:rPr>
              <m:t>2</m:t>
            </m:r>
          </m:sup>
        </m:sSup>
        <m:r>
          <w:rPr>
            <w:rFonts w:ascii="Cambria Math" w:hAnsi="Cambria Math"/>
            <w:sz w:val="20"/>
          </w:rPr>
          <m:t xml:space="preserve"> </m:t>
        </m:r>
      </m:oMath>
      <w:r w:rsidR="00417B98" w:rsidRPr="00417B98">
        <w:rPr>
          <w:rFonts w:eastAsiaTheme="minorEastAsia"/>
        </w:rPr>
        <w:t xml:space="preserve">represents </w:t>
      </w:r>
      <w:r w:rsidR="00417B98">
        <w:rPr>
          <w:rFonts w:eastAsiaTheme="minorEastAsia"/>
        </w:rPr>
        <w:t xml:space="preserve">the </w:t>
      </w:r>
      <w:r w:rsidR="00417B98" w:rsidRPr="00417B98">
        <w:rPr>
          <w:rFonts w:eastAsiaTheme="minorEastAsia"/>
        </w:rPr>
        <w:t>squared standard uncertainty to be cal</w:t>
      </w:r>
      <w:r w:rsidR="00417B98">
        <w:rPr>
          <w:rFonts w:eastAsiaTheme="minorEastAsia"/>
        </w:rPr>
        <w:t>culated in function of each parameter</w:t>
      </w:r>
      <w:r w:rsidR="008C6308">
        <w:rPr>
          <w:rFonts w:eastAsiaTheme="minorEastAsia"/>
        </w:rPr>
        <w:t xml:space="preserve">, equivalent to the variance </w:t>
      </w:r>
      <w:r w:rsidR="008C6308">
        <w:rPr>
          <w:rFonts w:eastAsiaTheme="minorEastAsia"/>
        </w:rPr>
        <w:fldChar w:fldCharType="begin" w:fldLock="1"/>
      </w:r>
      <w:r w:rsidR="008C6308">
        <w:rPr>
          <w:rFonts w:eastAsiaTheme="minorEastAsia"/>
        </w:rPr>
        <w:instrText>ADDIN CSL_CITATION {"citationItems":[{"id":"ITEM-1","itemData":{"ISSN":"01598090","PMID":"22896744","abstract":"The Evaluation of Measurement Data - Guide to the Expression of Uncertainty in Measurement (usually referred to as the GUM) provides general rules for evaluating and expressing uncertainty in measurement. When a measurand, y, is calculated from other measurements through a functional relationship, uncertainties in the input variables will propagate through the calculation to an uncertainty in the output y. The manner in which such uncertainties are propagated through a functional relationship provides much of the mathematical challenge to fully understanding the GUM. The aim of this review is to provide a general overview of the GUM and to show how the calculation of uncertainty in the measurand may be achieved through a functional relationship. That is, starting with the general equation for combining uncertainty components as outlined in the GUM, we show how this general equation can be applied to various functional relationships in order to derive a combined standard uncertainty for the output value of the particular function (the measurand). The GUM equation may be applied to any mathematical form or functional relationship (the starting point for laboratory calculations) and describes the propagation of uncertainty from the input variable(s) to the output value of the function (the end point or outcome of the laboratory calculation). A rule-based approach is suggested with a number of the more common rules tabulated for the routine calculation of measurement uncertainty.","author":[{"dropping-particle":"","family":"Farrance","given":"Ian","non-dropping-particle":"","parse-names":false,"suffix":""},{"dropping-particle":"","family":"Frenkel","given":"Robert","non-dropping-particle":"","parse-names":false,"suffix":""}],"container-title":"Clinical Biochemist Reviews","id":"ITEM-1","issue":"2","issued":{"date-parts":[["2012"]]},"page":"49-75","title":"Uncertainty of measurement: A review of the rules for calculating Uncertainty components through functional relationships","type":"article-journal","volume":"33"},"uris":["http://www.mendeley.com/documents/?uuid=d5e42818-b151-43bf-a910-54ea08a788ce"]}],"mendeley":{"formattedCitation":"(Farrance &amp; Frenkel, 2012)","plainTextFormattedCitation":"(Farrance &amp; Frenkel, 2012)","previouslyFormattedCitation":"(Farrance &amp; Frenkel, 2012)"},"properties":{"noteIndex":0},"schema":"https://github.com/citation-style-language/schema/raw/master/csl-citation.json"}</w:instrText>
      </w:r>
      <w:r w:rsidR="008C6308">
        <w:rPr>
          <w:rFonts w:eastAsiaTheme="minorEastAsia"/>
        </w:rPr>
        <w:fldChar w:fldCharType="separate"/>
      </w:r>
      <w:r w:rsidR="008C6308" w:rsidRPr="008C6308">
        <w:rPr>
          <w:rFonts w:eastAsiaTheme="minorEastAsia"/>
          <w:noProof/>
        </w:rPr>
        <w:t>(Farrance &amp; Frenkel, 2012)</w:t>
      </w:r>
      <w:r w:rsidR="008C6308">
        <w:rPr>
          <w:rFonts w:eastAsiaTheme="minorEastAsia"/>
        </w:rPr>
        <w:fldChar w:fldCharType="end"/>
      </w:r>
      <w:r w:rsidR="00417B98" w:rsidRPr="00417B98">
        <w:rPr>
          <w:rFonts w:eastAsiaTheme="minorEastAsia"/>
        </w:rPr>
        <w:t xml:space="preserve">. The variables </w:t>
      </w:r>
      <m:oMath>
        <m:r>
          <w:rPr>
            <w:rFonts w:ascii="Cambria Math" w:hAnsi="Cambria Math"/>
          </w:rPr>
          <m:t>g</m:t>
        </m:r>
      </m:oMath>
      <w:r w:rsidR="00417B98" w:rsidRPr="00417B98">
        <w:rPr>
          <w:rFonts w:eastAsiaTheme="minorEastAsia"/>
        </w:rPr>
        <w:t xml:space="preserve"> and </w:t>
      </w:r>
      <m:oMath>
        <m:r>
          <w:rPr>
            <w:rFonts w:ascii="Cambria Math" w:hAnsi="Cambria Math"/>
          </w:rPr>
          <m:t xml:space="preserve">f </m:t>
        </m:r>
      </m:oMath>
      <w:r w:rsidR="00417B98" w:rsidRPr="00417B98">
        <w:rPr>
          <w:rFonts w:eastAsiaTheme="minorEastAsia"/>
        </w:rPr>
        <w:t xml:space="preserve">represents the denominator and numerator of the equations defining the Euler angles (Eq. 1-3), respectively.  </w:t>
      </w:r>
    </w:p>
    <w:p w14:paraId="2C73591F" w14:textId="0069D177" w:rsidR="004D6584" w:rsidRPr="00AB20CC" w:rsidRDefault="004D6584" w:rsidP="00811065">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7"/>
      </w:tblGrid>
      <w:tr w:rsidR="004D6584" w14:paraId="6F5BC1FD" w14:textId="77777777" w:rsidTr="001B6869">
        <w:tc>
          <w:tcPr>
            <w:tcW w:w="988" w:type="dxa"/>
            <w:vAlign w:val="center"/>
          </w:tcPr>
          <w:p w14:paraId="602ECEDB" w14:textId="77777777" w:rsidR="004D6584" w:rsidRDefault="004D6584" w:rsidP="00811065">
            <w:pPr>
              <w:jc w:val="both"/>
            </w:pPr>
          </w:p>
        </w:tc>
        <w:tc>
          <w:tcPr>
            <w:tcW w:w="7087" w:type="dxa"/>
            <w:vAlign w:val="center"/>
          </w:tcPr>
          <w:p w14:paraId="7EC2842B" w14:textId="32D2374F" w:rsidR="004D6584" w:rsidRDefault="00AB20CC" w:rsidP="00811065">
            <w:pPr>
              <w:jc w:val="both"/>
            </w:pPr>
            <m:oMathPara>
              <m:oMath>
                <m:r>
                  <w:rPr>
                    <w:rFonts w:ascii="Cambria Math" w:hAnsi="Cambria Math"/>
                    <w:sz w:val="18"/>
                  </w:rPr>
                  <m:t>y</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987" w:type="dxa"/>
            <w:vAlign w:val="center"/>
          </w:tcPr>
          <w:p w14:paraId="075552F2" w14:textId="2113874B" w:rsidR="004D6584" w:rsidRDefault="004D6584" w:rsidP="00811065">
            <w:pPr>
              <w:jc w:val="both"/>
            </w:pPr>
            <w:r>
              <w:t>(</w:t>
            </w:r>
            <w:r w:rsidR="00AB20CC">
              <w:t>5</w:t>
            </w:r>
            <w:r>
              <w:t>)</w:t>
            </w:r>
          </w:p>
        </w:tc>
      </w:tr>
    </w:tbl>
    <w:p w14:paraId="2E2DE9F7" w14:textId="77777777" w:rsidR="004D6584" w:rsidRPr="00137E4A" w:rsidDel="006F7375" w:rsidRDefault="004D6584" w:rsidP="00811065">
      <w:pPr>
        <w:jc w:val="both"/>
        <w:rPr>
          <w:del w:id="8" w:author="DUMAS Raphael" w:date="2020-03-11T15:02:00Z"/>
          <w:sz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7"/>
      </w:tblGrid>
      <w:tr w:rsidR="004D6584" w:rsidRPr="00137E4A" w14:paraId="451FFC12" w14:textId="77777777" w:rsidTr="001B6869">
        <w:tc>
          <w:tcPr>
            <w:tcW w:w="8075" w:type="dxa"/>
            <w:vAlign w:val="center"/>
          </w:tcPr>
          <w:p w14:paraId="327587AA" w14:textId="26169F6B" w:rsidR="004D6584" w:rsidRPr="00137E4A" w:rsidRDefault="00756825" w:rsidP="00811065">
            <w:pPr>
              <w:jc w:val="both"/>
              <w:rPr>
                <w:sz w:val="20"/>
              </w:rPr>
            </w:pPr>
            <m:oMathPara>
              <m:oMath>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r>
                      <w:rPr>
                        <w:rFonts w:ascii="Cambria Math" w:hAnsi="Cambria Math"/>
                        <w:sz w:val="18"/>
                      </w:rPr>
                      <m:t>y</m:t>
                    </m:r>
                  </m:e>
                </m:d>
                <m:r>
                  <w:rPr>
                    <w:rFonts w:ascii="Cambria Math" w:hAnsi="Cambria Math"/>
                    <w:sz w:val="18"/>
                  </w:rPr>
                  <m:t>=</m:t>
                </m:r>
                <m:sSup>
                  <m:sSupPr>
                    <m:ctrlPr>
                      <w:rPr>
                        <w:rFonts w:ascii="Cambria Math" w:hAnsi="Cambria Math"/>
                        <w:i/>
                        <w:sz w:val="18"/>
                      </w:rPr>
                    </m:ctrlPr>
                  </m:sSupPr>
                  <m:e>
                    <m:r>
                      <w:rPr>
                        <w:rFonts w:ascii="Cambria Math" w:hAnsi="Cambria Math"/>
                        <w:sz w:val="18"/>
                      </w:rPr>
                      <m:t>(1/g)</m:t>
                    </m:r>
                  </m:e>
                  <m:sup>
                    <m:r>
                      <w:rPr>
                        <w:rFonts w:ascii="Cambria Math" w:hAnsi="Cambria Math"/>
                        <w:sz w:val="18"/>
                      </w:rPr>
                      <m:t xml:space="preserve">4 </m:t>
                    </m:r>
                  </m:sup>
                </m:sSup>
                <m:d>
                  <m:dPr>
                    <m:begChr m:val="["/>
                    <m:endChr m:val="]"/>
                    <m:ctrlPr>
                      <w:rPr>
                        <w:rFonts w:ascii="Cambria Math" w:hAnsi="Cambria Math"/>
                        <w:i/>
                        <w:sz w:val="18"/>
                      </w:rPr>
                    </m:ctrlPr>
                  </m:dPr>
                  <m:e>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e>
                    </m:d>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e>
                    </m:d>
                    <m:r>
                      <w:rPr>
                        <w:rFonts w:ascii="Cambria Math" w:hAnsi="Cambria Math"/>
                        <w:sz w:val="18"/>
                      </w:rPr>
                      <m:t xml:space="preserve">+ </m:t>
                    </m:r>
                    <m:sSup>
                      <m:sSupPr>
                        <m:ctrlPr>
                          <w:rPr>
                            <w:rFonts w:ascii="Cambria Math" w:hAnsi="Cambria Math"/>
                            <w:i/>
                            <w:sz w:val="18"/>
                          </w:rPr>
                        </m:ctrlPr>
                      </m:sSupPr>
                      <m:e>
                        <m:d>
                          <m:dPr>
                            <m:ctrlPr>
                              <w:rPr>
                                <w:rFonts w:ascii="Cambria Math" w:hAnsi="Cambria Math"/>
                                <w:i/>
                                <w:sz w:val="18"/>
                              </w:rPr>
                            </m:ctrlPr>
                          </m:dPr>
                          <m:e>
                            <m:f>
                              <m:fPr>
                                <m:ctrlPr>
                                  <w:rPr>
                                    <w:rFonts w:ascii="Cambria Math" w:hAnsi="Cambria Math"/>
                                    <w:i/>
                                    <w:sz w:val="18"/>
                                  </w:rPr>
                                </m:ctrlPr>
                              </m:fPr>
                              <m:num>
                                <m:r>
                                  <w:rPr>
                                    <w:rFonts w:ascii="Cambria Math" w:hAnsi="Cambria Math"/>
                                    <w:sz w:val="18"/>
                                  </w:rPr>
                                  <m:t>g∂f</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den>
                            </m:f>
                            <m:r>
                              <w:rPr>
                                <w:rFonts w:ascii="Cambria Math" w:hAnsi="Cambria Math"/>
                                <w:sz w:val="18"/>
                              </w:rPr>
                              <m:t>-</m:t>
                            </m:r>
                            <m:f>
                              <m:fPr>
                                <m:ctrlPr>
                                  <w:rPr>
                                    <w:rFonts w:ascii="Cambria Math" w:hAnsi="Cambria Math"/>
                                    <w:i/>
                                    <w:sz w:val="18"/>
                                  </w:rPr>
                                </m:ctrlPr>
                              </m:fPr>
                              <m:num>
                                <m:r>
                                  <w:rPr>
                                    <w:rFonts w:ascii="Cambria Math" w:hAnsi="Cambria Math"/>
                                    <w:sz w:val="18"/>
                                  </w:rPr>
                                  <m:t>f∂g</m:t>
                                </m:r>
                              </m:num>
                              <m:den>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den>
                            </m:f>
                          </m:e>
                        </m:d>
                      </m:e>
                      <m:sup>
                        <m:r>
                          <w:rPr>
                            <w:rFonts w:ascii="Cambria Math" w:hAnsi="Cambria Math"/>
                            <w:sz w:val="18"/>
                          </w:rPr>
                          <m:t>2</m:t>
                        </m:r>
                      </m:sup>
                    </m:sSup>
                    <m:sSup>
                      <m:sSupPr>
                        <m:ctrlPr>
                          <w:rPr>
                            <w:rFonts w:ascii="Cambria Math" w:hAnsi="Cambria Math"/>
                            <w:i/>
                            <w:sz w:val="18"/>
                          </w:rPr>
                        </m:ctrlPr>
                      </m:sSupPr>
                      <m:e>
                        <m:r>
                          <w:rPr>
                            <w:rFonts w:ascii="Cambria Math" w:hAnsi="Cambria Math"/>
                            <w:sz w:val="18"/>
                          </w:rPr>
                          <m:t>u</m:t>
                        </m:r>
                      </m:e>
                      <m:sup>
                        <m:r>
                          <w:rPr>
                            <w:rFonts w:ascii="Cambria Math" w:hAnsi="Cambria Math"/>
                            <w:sz w:val="18"/>
                          </w:rPr>
                          <m:t>2</m:t>
                        </m:r>
                      </m:sup>
                    </m:sSup>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3</m:t>
                            </m:r>
                          </m:sub>
                        </m:sSub>
                      </m:e>
                    </m:d>
                  </m:e>
                </m:d>
              </m:oMath>
            </m:oMathPara>
          </w:p>
        </w:tc>
        <w:tc>
          <w:tcPr>
            <w:tcW w:w="987" w:type="dxa"/>
            <w:vAlign w:val="center"/>
          </w:tcPr>
          <w:p w14:paraId="61E263EA" w14:textId="455249D2" w:rsidR="004D6584" w:rsidRPr="00137E4A" w:rsidRDefault="004D6584" w:rsidP="00811065">
            <w:pPr>
              <w:jc w:val="both"/>
              <w:rPr>
                <w:sz w:val="20"/>
              </w:rPr>
            </w:pPr>
            <w:r w:rsidRPr="00137E4A">
              <w:rPr>
                <w:sz w:val="20"/>
              </w:rPr>
              <w:t>(</w:t>
            </w:r>
            <w:r w:rsidR="00417B98" w:rsidRPr="00137E4A">
              <w:rPr>
                <w:sz w:val="20"/>
              </w:rPr>
              <w:t>6</w:t>
            </w:r>
            <w:r w:rsidRPr="00137E4A">
              <w:rPr>
                <w:sz w:val="20"/>
              </w:rPr>
              <w:t>)</w:t>
            </w:r>
          </w:p>
        </w:tc>
      </w:tr>
    </w:tbl>
    <w:p w14:paraId="7716263D" w14:textId="77777777" w:rsidR="004D6584" w:rsidRDefault="004D6584" w:rsidP="00811065">
      <w:pPr>
        <w:jc w:val="both"/>
      </w:pPr>
    </w:p>
    <w:p w14:paraId="6E006526" w14:textId="77777777" w:rsidR="00B464A6" w:rsidRDefault="00B464A6" w:rsidP="00811065">
      <w:pPr>
        <w:jc w:val="both"/>
        <w:rPr>
          <w:rFonts w:eastAsiaTheme="minorEastAsia"/>
        </w:rPr>
      </w:pPr>
    </w:p>
    <w:p w14:paraId="3AEFE6D0" w14:textId="7FC1BB61" w:rsidR="00B464A6" w:rsidRPr="00B464A6" w:rsidRDefault="00417B98" w:rsidP="00811065">
      <w:pPr>
        <w:ind w:firstLine="720"/>
        <w:jc w:val="both"/>
        <w:rPr>
          <w:ins w:id="9" w:author="DUMAS Raphael" w:date="2020-03-11T15:02:00Z"/>
          <w:rFonts w:eastAsiaTheme="minorEastAsia"/>
        </w:rPr>
      </w:pPr>
      <w:r>
        <w:rPr>
          <w:rFonts w:eastAsiaTheme="minorEastAsia"/>
        </w:rPr>
        <w:t xml:space="preserve">Translating those equations to the </w:t>
      </w:r>
      <w:proofErr w:type="spellStart"/>
      <w:r>
        <w:rPr>
          <w:rFonts w:eastAsiaTheme="minorEastAsia"/>
        </w:rPr>
        <w:t>measurand</w:t>
      </w:r>
      <w:proofErr w:type="spellEnd"/>
      <w:r>
        <w:rPr>
          <w:rFonts w:eastAsiaTheme="minorEastAsia"/>
        </w:rPr>
        <w:t xml:space="preserve"> units described before (equations 2-4), </w:t>
      </w:r>
      <w:commentRangeStart w:id="10"/>
      <w:r>
        <w:rPr>
          <w:rFonts w:eastAsiaTheme="minorEastAsia"/>
        </w:rPr>
        <w:t>thirteen input quantities were identified: one single helical angle of the joint (</w:t>
      </w:r>
      <m:oMath>
        <m:r>
          <w:rPr>
            <w:rFonts w:ascii="Cambria Math" w:hAnsi="Cambria Math"/>
            <w:sz w:val="24"/>
          </w:rPr>
          <m:t xml:space="preserve">θ); </m:t>
        </m:r>
      </m:oMath>
      <w:r>
        <w:rPr>
          <w:rFonts w:eastAsiaTheme="minorEastAsia"/>
        </w:rPr>
        <w:t xml:space="preserve"> three components of the attitude vector (</w:t>
      </w:r>
      <w:proofErr w:type="spellStart"/>
      <w:r>
        <w:rPr>
          <w:rFonts w:eastAsiaTheme="minorEastAsia"/>
        </w:rPr>
        <w:t>k</w:t>
      </w:r>
      <w:r>
        <w:rPr>
          <w:rFonts w:eastAsiaTheme="minorEastAsia"/>
          <w:vertAlign w:val="subscript"/>
        </w:rPr>
        <w:t>x</w:t>
      </w:r>
      <w:proofErr w:type="spellEnd"/>
      <w:r>
        <w:rPr>
          <w:rFonts w:eastAsiaTheme="minorEastAsia"/>
        </w:rPr>
        <w:t xml:space="preserve">, </w:t>
      </w:r>
      <w:proofErr w:type="spellStart"/>
      <w:proofErr w:type="gramStart"/>
      <w:r>
        <w:rPr>
          <w:rFonts w:eastAsiaTheme="minorEastAsia"/>
        </w:rPr>
        <w:t>k</w:t>
      </w:r>
      <w:r>
        <w:rPr>
          <w:rFonts w:eastAsiaTheme="minorEastAsia"/>
          <w:vertAlign w:val="subscript"/>
        </w:rPr>
        <w:t>y</w:t>
      </w:r>
      <w:proofErr w:type="spellEnd"/>
      <w:proofErr w:type="gramEnd"/>
      <w:r>
        <w:rPr>
          <w:rFonts w:eastAsiaTheme="minorEastAsia"/>
        </w:rPr>
        <w:t xml:space="preserve">, </w:t>
      </w:r>
      <w:proofErr w:type="spellStart"/>
      <w:r>
        <w:rPr>
          <w:rFonts w:eastAsiaTheme="minorEastAsia"/>
        </w:rPr>
        <w:t>k</w:t>
      </w:r>
      <w:r>
        <w:rPr>
          <w:rFonts w:eastAsiaTheme="minorEastAsia"/>
          <w:vertAlign w:val="subscript"/>
        </w:rPr>
        <w:t>z</w:t>
      </w:r>
      <w:proofErr w:type="spellEnd"/>
      <w:r>
        <w:rPr>
          <w:rFonts w:eastAsiaTheme="minorEastAsia"/>
        </w:rPr>
        <w:t>); three components of the flexion-extension axis (e</w:t>
      </w:r>
      <w:r>
        <w:rPr>
          <w:rFonts w:eastAsiaTheme="minorEastAsia"/>
          <w:vertAlign w:val="subscript"/>
        </w:rPr>
        <w:t>1x</w:t>
      </w:r>
      <w:r>
        <w:rPr>
          <w:rFonts w:eastAsiaTheme="minorEastAsia"/>
        </w:rPr>
        <w:t>, e</w:t>
      </w:r>
      <w:r>
        <w:rPr>
          <w:rFonts w:eastAsiaTheme="minorEastAsia"/>
          <w:vertAlign w:val="subscript"/>
        </w:rPr>
        <w:t>1y</w:t>
      </w:r>
      <w:r>
        <w:rPr>
          <w:rFonts w:eastAsiaTheme="minorEastAsia"/>
        </w:rPr>
        <w:t>, e</w:t>
      </w:r>
      <w:r>
        <w:rPr>
          <w:rFonts w:eastAsiaTheme="minorEastAsia"/>
          <w:vertAlign w:val="subscript"/>
        </w:rPr>
        <w:t>1z</w:t>
      </w:r>
      <w:r>
        <w:rPr>
          <w:rFonts w:eastAsiaTheme="minorEastAsia"/>
        </w:rPr>
        <w:t>); three components of the medial-lateral axis (e</w:t>
      </w:r>
      <w:r>
        <w:rPr>
          <w:rFonts w:eastAsiaTheme="minorEastAsia"/>
          <w:vertAlign w:val="subscript"/>
        </w:rPr>
        <w:t>2x</w:t>
      </w:r>
      <w:r>
        <w:rPr>
          <w:rFonts w:eastAsiaTheme="minorEastAsia"/>
        </w:rPr>
        <w:t>, e</w:t>
      </w:r>
      <w:r>
        <w:rPr>
          <w:rFonts w:eastAsiaTheme="minorEastAsia"/>
          <w:vertAlign w:val="subscript"/>
        </w:rPr>
        <w:t>2y</w:t>
      </w:r>
      <w:r>
        <w:rPr>
          <w:rFonts w:eastAsiaTheme="minorEastAsia"/>
        </w:rPr>
        <w:t>, e</w:t>
      </w:r>
      <w:r>
        <w:rPr>
          <w:rFonts w:eastAsiaTheme="minorEastAsia"/>
          <w:vertAlign w:val="subscript"/>
        </w:rPr>
        <w:t>2z</w:t>
      </w:r>
      <w:r>
        <w:rPr>
          <w:rFonts w:eastAsiaTheme="minorEastAsia"/>
        </w:rPr>
        <w:t xml:space="preserve">); and three components of the </w:t>
      </w:r>
      <w:proofErr w:type="spellStart"/>
      <w:r w:rsidR="00AD07B5">
        <w:rPr>
          <w:rFonts w:eastAsiaTheme="minorEastAsia"/>
        </w:rPr>
        <w:t>antero</w:t>
      </w:r>
      <w:proofErr w:type="spellEnd"/>
      <w:r w:rsidR="00AD07B5">
        <w:rPr>
          <w:rFonts w:eastAsiaTheme="minorEastAsia"/>
        </w:rPr>
        <w:t>-posterior</w:t>
      </w:r>
      <w:r>
        <w:rPr>
          <w:rFonts w:eastAsiaTheme="minorEastAsia"/>
        </w:rPr>
        <w:t xml:space="preserve"> axis (e</w:t>
      </w:r>
      <w:r>
        <w:rPr>
          <w:rFonts w:eastAsiaTheme="minorEastAsia"/>
          <w:vertAlign w:val="subscript"/>
        </w:rPr>
        <w:t>3x</w:t>
      </w:r>
      <w:r>
        <w:rPr>
          <w:rFonts w:eastAsiaTheme="minorEastAsia"/>
        </w:rPr>
        <w:t>, e</w:t>
      </w:r>
      <w:r>
        <w:rPr>
          <w:rFonts w:eastAsiaTheme="minorEastAsia"/>
          <w:vertAlign w:val="subscript"/>
        </w:rPr>
        <w:t>3y</w:t>
      </w:r>
      <w:r>
        <w:rPr>
          <w:rFonts w:eastAsiaTheme="minorEastAsia"/>
        </w:rPr>
        <w:t>, e</w:t>
      </w:r>
      <w:r>
        <w:rPr>
          <w:rFonts w:eastAsiaTheme="minorEastAsia"/>
          <w:vertAlign w:val="subscript"/>
        </w:rPr>
        <w:t>3z</w:t>
      </w:r>
      <w:r>
        <w:rPr>
          <w:rFonts w:eastAsiaTheme="minorEastAsia"/>
        </w:rPr>
        <w:t>)</w:t>
      </w:r>
      <w:commentRangeEnd w:id="10"/>
      <w:r w:rsidR="008C6308">
        <w:rPr>
          <w:rStyle w:val="Marquedecommentaire"/>
        </w:rPr>
        <w:commentReference w:id="10"/>
      </w:r>
      <w:r>
        <w:rPr>
          <w:rFonts w:eastAsiaTheme="minorEastAsia"/>
        </w:rPr>
        <w:t xml:space="preserve">. </w:t>
      </w:r>
      <w:r w:rsidR="003F5C88">
        <w:rPr>
          <w:rFonts w:eastAsiaTheme="minorEastAsia"/>
        </w:rPr>
        <w:t xml:space="preserve">While the helical axis and attitude vector are variable by the movement, the remaining quantities represent the axis definition of the segment.  </w:t>
      </w:r>
      <w:r w:rsidR="00B464A6" w:rsidRPr="00636704">
        <w:rPr>
          <w:rFonts w:eastAsiaTheme="minorEastAsia"/>
        </w:rPr>
        <w:t xml:space="preserve">In order to simplify the </w:t>
      </w:r>
      <w:r w:rsidR="00B464A6">
        <w:rPr>
          <w:rFonts w:eastAsiaTheme="minorEastAsia"/>
        </w:rPr>
        <w:t xml:space="preserve">calculations and </w:t>
      </w:r>
      <w:r w:rsidR="00B464A6">
        <w:rPr>
          <w:rFonts w:eastAsiaTheme="minorEastAsia"/>
        </w:rPr>
        <w:lastRenderedPageBreak/>
        <w:t>following trigonometric rules, the definition of medial-lateral axis (</w:t>
      </w:r>
      <w:r w:rsidR="00B464A6" w:rsidRPr="003064D8">
        <w:t>e</w:t>
      </w:r>
      <w:r w:rsidR="00B464A6" w:rsidRPr="003064D8">
        <w:rPr>
          <w:vertAlign w:val="subscript"/>
        </w:rPr>
        <w:t>2</w:t>
      </w:r>
      <w:r w:rsidR="00B464A6">
        <w:rPr>
          <w:rFonts w:eastAsiaTheme="minorEastAsia"/>
        </w:rPr>
        <w:t xml:space="preserve">) is defined as the orthogonal </w:t>
      </w:r>
      <w:r w:rsidR="00251049">
        <w:rPr>
          <w:rFonts w:eastAsiaTheme="minorEastAsia"/>
        </w:rPr>
        <w:t xml:space="preserve">vector </w:t>
      </w:r>
      <w:r w:rsidR="00B464A6">
        <w:rPr>
          <w:rFonts w:eastAsiaTheme="minorEastAsia"/>
        </w:rPr>
        <w:t>of the flexion-extension (</w:t>
      </w:r>
      <w:r w:rsidR="00B464A6" w:rsidRPr="003064D8">
        <w:t>e</w:t>
      </w:r>
      <w:r w:rsidR="00B464A6" w:rsidRPr="003064D8">
        <w:rPr>
          <w:vertAlign w:val="subscript"/>
        </w:rPr>
        <w:t>1</w:t>
      </w:r>
      <w:r w:rsidR="00B464A6">
        <w:rPr>
          <w:rFonts w:eastAsiaTheme="minorEastAsia"/>
        </w:rPr>
        <w:t xml:space="preserve">) and </w:t>
      </w:r>
      <w:proofErr w:type="spellStart"/>
      <w:r w:rsidR="00AD07B5">
        <w:rPr>
          <w:rFonts w:eastAsiaTheme="minorEastAsia"/>
        </w:rPr>
        <w:t>antero</w:t>
      </w:r>
      <w:proofErr w:type="spellEnd"/>
      <w:r w:rsidR="00AD07B5">
        <w:rPr>
          <w:rFonts w:eastAsiaTheme="minorEastAsia"/>
        </w:rPr>
        <w:t>-posterior</w:t>
      </w:r>
      <w:r w:rsidR="00B464A6">
        <w:rPr>
          <w:rFonts w:eastAsiaTheme="minorEastAsia"/>
        </w:rPr>
        <w:t xml:space="preserve"> axis (</w:t>
      </w:r>
      <w:r w:rsidR="00B464A6" w:rsidRPr="003064D8">
        <w:t>e</w:t>
      </w:r>
      <w:r w:rsidR="00B464A6" w:rsidRPr="003064D8">
        <w:rPr>
          <w:vertAlign w:val="subscript"/>
        </w:rPr>
        <w:t>3</w:t>
      </w:r>
      <w:r w:rsidR="00251049">
        <w:rPr>
          <w:rFonts w:eastAsiaTheme="minorEastAsia"/>
        </w:rPr>
        <w:t>) as described in the equation 7</w:t>
      </w:r>
      <w:r w:rsidR="00B464A6">
        <w:rPr>
          <w:rFonts w:eastAsiaTheme="minorEastAsia"/>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099"/>
        <w:gridCol w:w="988"/>
        <w:gridCol w:w="988"/>
      </w:tblGrid>
      <w:tr w:rsidR="00B464A6" w14:paraId="708A246E" w14:textId="77777777" w:rsidTr="00B60712">
        <w:trPr>
          <w:gridAfter w:val="1"/>
          <w:wAfter w:w="988" w:type="dxa"/>
        </w:trPr>
        <w:tc>
          <w:tcPr>
            <w:tcW w:w="7087" w:type="dxa"/>
            <w:gridSpan w:val="2"/>
            <w:vAlign w:val="center"/>
          </w:tcPr>
          <w:p w14:paraId="0ACAA2E7" w14:textId="0B32A1E3" w:rsidR="00B464A6" w:rsidRDefault="00B464A6" w:rsidP="00811065">
            <w:pPr>
              <w:jc w:val="both"/>
            </w:pPr>
          </w:p>
        </w:tc>
        <w:tc>
          <w:tcPr>
            <w:tcW w:w="987" w:type="dxa"/>
            <w:vAlign w:val="center"/>
          </w:tcPr>
          <w:p w14:paraId="1AD82181" w14:textId="7EA4969B" w:rsidR="00B464A6" w:rsidRDefault="00B464A6" w:rsidP="00811065">
            <w:pPr>
              <w:jc w:val="both"/>
            </w:pPr>
          </w:p>
        </w:tc>
      </w:tr>
      <w:tr w:rsidR="00B464A6" w14:paraId="19F0E1E2" w14:textId="77777777" w:rsidTr="00B60712">
        <w:tc>
          <w:tcPr>
            <w:tcW w:w="988" w:type="dxa"/>
            <w:vAlign w:val="center"/>
          </w:tcPr>
          <w:p w14:paraId="4FB1D11D" w14:textId="77777777" w:rsidR="00B464A6" w:rsidRDefault="00B464A6" w:rsidP="00811065">
            <w:pPr>
              <w:jc w:val="both"/>
            </w:pPr>
          </w:p>
        </w:tc>
        <w:tc>
          <w:tcPr>
            <w:tcW w:w="7087" w:type="dxa"/>
            <w:gridSpan w:val="2"/>
            <w:vAlign w:val="center"/>
          </w:tcPr>
          <w:p w14:paraId="73B0322E" w14:textId="75F9924B" w:rsidR="00B464A6" w:rsidRDefault="00756825" w:rsidP="00811065">
            <w:pPr>
              <w:jc w:val="both"/>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e>
                              <m:sup>
                                <m:r>
                                  <w:rPr>
                                    <w:rFonts w:ascii="Cambria Math" w:hAnsi="Cambria Math"/>
                                  </w:rPr>
                                  <m:t>2</m:t>
                                </m:r>
                              </m:sup>
                            </m:sSup>
                          </m:e>
                        </m:nary>
                      </m:e>
                    </m:rad>
                  </m:den>
                </m:f>
              </m:oMath>
            </m:oMathPara>
          </w:p>
        </w:tc>
        <w:tc>
          <w:tcPr>
            <w:tcW w:w="987" w:type="dxa"/>
            <w:vAlign w:val="center"/>
          </w:tcPr>
          <w:p w14:paraId="4981F716" w14:textId="4A32BB38" w:rsidR="00B464A6" w:rsidRDefault="003F5C88" w:rsidP="00811065">
            <w:pPr>
              <w:jc w:val="both"/>
            </w:pPr>
            <w:r>
              <w:t>(7</w:t>
            </w:r>
            <w:r w:rsidR="00B464A6">
              <w:t>)</w:t>
            </w:r>
          </w:p>
        </w:tc>
      </w:tr>
    </w:tbl>
    <w:p w14:paraId="20AB4968" w14:textId="77777777" w:rsidR="00B464A6" w:rsidRDefault="00B464A6" w:rsidP="00811065">
      <w:pPr>
        <w:jc w:val="both"/>
      </w:pPr>
    </w:p>
    <w:p w14:paraId="79AED464" w14:textId="5E420A53" w:rsidR="00684656" w:rsidRDefault="00B464A6" w:rsidP="00811065">
      <w:pPr>
        <w:ind w:firstLine="720"/>
        <w:jc w:val="both"/>
      </w:pPr>
      <w:commentRangeStart w:id="11"/>
      <w:r>
        <w:t>Following the same principle, the remaining axis were also decomposed. Each axis is composed by three components in space, normally considered as x, y and z</w:t>
      </w:r>
      <w:r w:rsidR="00B60712">
        <w:t xml:space="preserve"> and by following the same principle as above, one of the components can be calculated as the orthogonal between the remaining two components. Thus, equations (5-7) were used to simplify the axis definition.</w:t>
      </w:r>
      <w:r w:rsidR="009155D9" w:rsidRPr="009155D9">
        <w:t xml:space="preserve"> </w:t>
      </w:r>
      <w:r w:rsidR="009155D9">
        <w:t>Finally, the initial input quantities were reduced then reduced to eight</w:t>
      </w:r>
      <w:r w:rsidR="00251049">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7"/>
      </w:tblGrid>
      <w:tr w:rsidR="00B60712" w14:paraId="0854779B" w14:textId="77777777" w:rsidTr="003F5C88">
        <w:trPr>
          <w:trHeight w:val="722"/>
        </w:trPr>
        <w:tc>
          <w:tcPr>
            <w:tcW w:w="988" w:type="dxa"/>
            <w:vAlign w:val="center"/>
          </w:tcPr>
          <w:p w14:paraId="26E98AF4" w14:textId="77777777" w:rsidR="00B60712" w:rsidRDefault="00B60712" w:rsidP="00B60712">
            <w:pPr>
              <w:jc w:val="center"/>
            </w:pPr>
          </w:p>
        </w:tc>
        <w:tc>
          <w:tcPr>
            <w:tcW w:w="7087" w:type="dxa"/>
            <w:vAlign w:val="center"/>
          </w:tcPr>
          <w:p w14:paraId="688484D6" w14:textId="4686EB84" w:rsidR="00B60712" w:rsidRPr="00137E4A" w:rsidRDefault="00756825" w:rsidP="00B60712">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1z</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1y</m:t>
                            </m:r>
                          </m:sub>
                        </m:sSub>
                      </m:e>
                      <m:sup>
                        <m:r>
                          <w:rPr>
                            <w:rFonts w:ascii="Cambria Math" w:hAnsi="Cambria Math"/>
                          </w:rPr>
                          <m:t>2</m:t>
                        </m:r>
                      </m:sup>
                    </m:sSup>
                  </m:e>
                </m:rad>
              </m:oMath>
            </m:oMathPara>
          </w:p>
        </w:tc>
        <w:tc>
          <w:tcPr>
            <w:tcW w:w="987" w:type="dxa"/>
            <w:tcBorders>
              <w:left w:val="nil"/>
            </w:tcBorders>
            <w:vAlign w:val="center"/>
          </w:tcPr>
          <w:p w14:paraId="3EE8E98C" w14:textId="56A935CD" w:rsidR="00B60712" w:rsidRPr="00137E4A" w:rsidRDefault="003F5C88" w:rsidP="00B60712">
            <w:pPr>
              <w:jc w:val="center"/>
            </w:pPr>
            <w:r w:rsidRPr="00137E4A">
              <w:t>(8</w:t>
            </w:r>
            <w:r w:rsidR="00B60712" w:rsidRPr="00137E4A">
              <w:t>)</w:t>
            </w:r>
          </w:p>
        </w:tc>
      </w:tr>
      <w:tr w:rsidR="00B60712" w14:paraId="088B2082" w14:textId="77777777" w:rsidTr="003F5C88">
        <w:trPr>
          <w:trHeight w:val="722"/>
        </w:trPr>
        <w:tc>
          <w:tcPr>
            <w:tcW w:w="988" w:type="dxa"/>
            <w:vAlign w:val="center"/>
          </w:tcPr>
          <w:p w14:paraId="2B7D1D52" w14:textId="77777777" w:rsidR="00B60712" w:rsidRDefault="00B60712" w:rsidP="00B60712">
            <w:pPr>
              <w:jc w:val="center"/>
            </w:pPr>
          </w:p>
        </w:tc>
        <w:tc>
          <w:tcPr>
            <w:tcW w:w="7087" w:type="dxa"/>
            <w:vAlign w:val="center"/>
          </w:tcPr>
          <w:p w14:paraId="79DAAC7A" w14:textId="5A8792F6" w:rsidR="00B60712" w:rsidRPr="00137E4A" w:rsidRDefault="00756825" w:rsidP="00B60712">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1z</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1y</m:t>
                            </m:r>
                          </m:sub>
                        </m:sSub>
                      </m:e>
                      <m:sup>
                        <m:r>
                          <w:rPr>
                            <w:rFonts w:ascii="Cambria Math" w:hAnsi="Cambria Math"/>
                          </w:rPr>
                          <m:t>2</m:t>
                        </m:r>
                      </m:sup>
                    </m:sSup>
                  </m:e>
                </m:rad>
              </m:oMath>
            </m:oMathPara>
          </w:p>
        </w:tc>
        <w:tc>
          <w:tcPr>
            <w:tcW w:w="987" w:type="dxa"/>
            <w:tcBorders>
              <w:left w:val="nil"/>
            </w:tcBorders>
            <w:vAlign w:val="center"/>
          </w:tcPr>
          <w:p w14:paraId="5517AE6B" w14:textId="76323799" w:rsidR="00B60712" w:rsidRPr="00137E4A" w:rsidRDefault="003F5C88" w:rsidP="00B60712">
            <w:pPr>
              <w:jc w:val="center"/>
            </w:pPr>
            <w:r w:rsidRPr="00137E4A">
              <w:t>(9</w:t>
            </w:r>
            <w:r w:rsidR="00B60712" w:rsidRPr="00137E4A">
              <w:t>)</w:t>
            </w:r>
          </w:p>
        </w:tc>
      </w:tr>
      <w:tr w:rsidR="00B60712" w14:paraId="43EC33A9" w14:textId="77777777" w:rsidTr="003F5C88">
        <w:trPr>
          <w:trHeight w:val="722"/>
        </w:trPr>
        <w:tc>
          <w:tcPr>
            <w:tcW w:w="988" w:type="dxa"/>
            <w:vAlign w:val="center"/>
          </w:tcPr>
          <w:p w14:paraId="5C6AC256" w14:textId="77777777" w:rsidR="00B60712" w:rsidRDefault="00B60712" w:rsidP="00B60712">
            <w:pPr>
              <w:jc w:val="center"/>
            </w:pPr>
          </w:p>
        </w:tc>
        <w:tc>
          <w:tcPr>
            <w:tcW w:w="7087" w:type="dxa"/>
            <w:vAlign w:val="center"/>
          </w:tcPr>
          <w:p w14:paraId="06AE5668" w14:textId="618BCEAB" w:rsidR="00B60712" w:rsidRPr="00137E4A" w:rsidRDefault="00756825" w:rsidP="00B60712">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3y</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3z</m:t>
                            </m:r>
                          </m:sub>
                        </m:sSub>
                      </m:e>
                      <m:sup>
                        <m:r>
                          <w:rPr>
                            <w:rFonts w:ascii="Cambria Math" w:hAnsi="Cambria Math"/>
                          </w:rPr>
                          <m:t>2</m:t>
                        </m:r>
                      </m:sup>
                    </m:sSup>
                  </m:e>
                </m:rad>
              </m:oMath>
            </m:oMathPara>
          </w:p>
        </w:tc>
        <w:tc>
          <w:tcPr>
            <w:tcW w:w="987" w:type="dxa"/>
            <w:tcBorders>
              <w:left w:val="nil"/>
            </w:tcBorders>
            <w:vAlign w:val="center"/>
          </w:tcPr>
          <w:p w14:paraId="69357C3E" w14:textId="3531DB8F" w:rsidR="00B60712" w:rsidRPr="00137E4A" w:rsidRDefault="003F5C88" w:rsidP="00B60712">
            <w:pPr>
              <w:jc w:val="center"/>
            </w:pPr>
            <w:r w:rsidRPr="00137E4A">
              <w:t>(10</w:t>
            </w:r>
            <w:r w:rsidR="00B60712" w:rsidRPr="00137E4A">
              <w:t>)</w:t>
            </w:r>
          </w:p>
        </w:tc>
      </w:tr>
    </w:tbl>
    <w:commentRangeEnd w:id="11"/>
    <w:p w14:paraId="3EDB8122" w14:textId="4302CC1D" w:rsidR="00B60712" w:rsidRPr="00684656" w:rsidRDefault="009155D9">
      <w:r>
        <w:rPr>
          <w:rStyle w:val="Marquedecommentaire"/>
        </w:rPr>
        <w:commentReference w:id="11"/>
      </w:r>
      <w:r w:rsidR="003F5C88">
        <w:tab/>
      </w:r>
      <w:r>
        <w:t xml:space="preserve"> </w:t>
      </w:r>
    </w:p>
    <w:p w14:paraId="46CF7C14" w14:textId="77777777" w:rsidR="00AF7F6D" w:rsidRPr="00DC41EE" w:rsidRDefault="00AF7F6D">
      <w:pPr>
        <w:rPr>
          <w:b/>
        </w:rPr>
      </w:pPr>
      <w:r w:rsidRPr="00DC41EE">
        <w:rPr>
          <w:b/>
        </w:rPr>
        <w:tab/>
        <w:t>Data Collection</w:t>
      </w:r>
    </w:p>
    <w:p w14:paraId="4C6352DB" w14:textId="14F4848E" w:rsidR="009155D9" w:rsidRDefault="009155D9" w:rsidP="00811065">
      <w:pPr>
        <w:jc w:val="both"/>
      </w:pPr>
      <w:r>
        <w:tab/>
        <w:t xml:space="preserve">Data was collected from a single asymptomatic healthy adult (add subject info) over five sessions performed by a single examiner within two months by a single examiner. </w:t>
      </w:r>
    </w:p>
    <w:p w14:paraId="20D7DCA4" w14:textId="77777777" w:rsidR="00AF7F6D" w:rsidRPr="00DC41EE" w:rsidRDefault="00AF7F6D">
      <w:pPr>
        <w:rPr>
          <w:b/>
        </w:rPr>
      </w:pPr>
      <w:r w:rsidRPr="00DC41EE">
        <w:rPr>
          <w:b/>
        </w:rPr>
        <w:tab/>
        <w:t>Testing Procedure</w:t>
      </w:r>
      <w:r w:rsidR="0015440A" w:rsidRPr="00DC41EE">
        <w:rPr>
          <w:b/>
        </w:rPr>
        <w:t xml:space="preserve">. </w:t>
      </w:r>
    </w:p>
    <w:p w14:paraId="7611AC8A" w14:textId="2FAF3BC5" w:rsidR="008D7629" w:rsidRDefault="008D7629" w:rsidP="00811065">
      <w:pPr>
        <w:jc w:val="both"/>
      </w:pPr>
      <w:r>
        <w:tab/>
        <w:t xml:space="preserve">The participant was equipped according to the Conventional Gait Model marker set </w:t>
      </w:r>
      <w:r>
        <w:fldChar w:fldCharType="begin" w:fldLock="1"/>
      </w:r>
      <w:r>
        <w:instrText>ADDIN CSL_CITATION {"citationItems":[{"id":"ITEM-1","itemData":{"DOI":"10.1007/978-3-319-30808-1","ISBN":"978-3-319-30808-1","author":[{"dropping-particle":"","family":"Baker","given":"R.","non-dropping-particle":"","parse-names":false,"suffix":""},{"dropping-particle":"","family":"Leboeuf","given":"F.","non-dropping-particle":"","parse-names":false,"suffix":""},{"dropping-particle":"","family":"Reay","given":"J.","non-dropping-particle":"","parse-names":false,"suffix":""},{"dropping-particle":"","family":"Sangeux","given":"M.","non-dropping-particle":"","parse-names":false,"suffix":""}],"container-title":"Handbook of Human Motion","id":"ITEM-1","issued":{"date-parts":[["2017"]]},"title":"The Conventional Gait Model: The Success and Limitations","type":"article-journal"},"uris":["http://www.mendeley.com/documents/?uuid=fad36a81-82b4-4e5d-8c08-4f0b992b1ee8"]}],"mendeley":{"formattedCitation":"(Baker, Leboeuf, Reay, &amp; Sangeux, 2017)","plainTextFormattedCitation":"(Baker, Leboeuf, Reay, &amp; Sangeux, 2017)","previouslyFormattedCitation":"(Baker, Leboeuf, Reay, &amp; Sangeux, 2017)"},"properties":{"noteIndex":0},"schema":"https://github.com/citation-style-language/schema/raw/master/csl-citation.json"}</w:instrText>
      </w:r>
      <w:r>
        <w:fldChar w:fldCharType="separate"/>
      </w:r>
      <w:r w:rsidRPr="008D7629">
        <w:rPr>
          <w:noProof/>
        </w:rPr>
        <w:t>(Baker, Leboeuf, Reay, &amp; Sangeux, 2017)</w:t>
      </w:r>
      <w:r>
        <w:fldChar w:fldCharType="end"/>
      </w:r>
      <w:r>
        <w:t xml:space="preserve"> (12.5 mm) and asked to walk barefoot at a self-selected speed. A 12-camera motion capture system (Oqus7+, </w:t>
      </w:r>
      <w:proofErr w:type="spellStart"/>
      <w:r>
        <w:t>Qualysis</w:t>
      </w:r>
      <w:proofErr w:type="spellEnd"/>
      <w:r>
        <w:t xml:space="preserve">, </w:t>
      </w:r>
      <w:proofErr w:type="spellStart"/>
      <w:r>
        <w:t>Göteborg</w:t>
      </w:r>
      <w:proofErr w:type="spellEnd"/>
      <w:r>
        <w:t>, Sweden) tracked the marker trajectories at 100Hz. Gait kine</w:t>
      </w:r>
      <w:r w:rsidR="00811065">
        <w:t xml:space="preserve">matics was processed with the </w:t>
      </w:r>
      <w:proofErr w:type="spellStart"/>
      <w:r w:rsidR="00811065">
        <w:t>Vi</w:t>
      </w:r>
      <w:r>
        <w:t>con</w:t>
      </w:r>
      <w:proofErr w:type="spellEnd"/>
      <w:r>
        <w:t xml:space="preserve"> </w:t>
      </w:r>
      <w:proofErr w:type="spellStart"/>
      <w:r>
        <w:t>PiG</w:t>
      </w:r>
      <w:proofErr w:type="spellEnd"/>
      <w:r>
        <w:t xml:space="preserve"> clone, provided as CGM1.1 by the open-source library PyCGM2, which requires a static trial for calibration </w:t>
      </w:r>
      <w:r>
        <w:fldChar w:fldCharType="begin" w:fldLock="1"/>
      </w:r>
      <w:r w:rsidR="00DC41EE">
        <w:instrText>ADDIN CSL_CITATION {"citationItems":[{"id":"ITEM-1","itemData":{"DOI":"10.1016/j.gaitpost.2019.01.034","ISSN":"18792219","abstract":"Background: The Conventional Gait Model (CGM), known by a variety of different names, is widely used in clinical gait analysis. We present pyCGM2, an open-source implementation of the CGM with two versions. The first, CGM1.0, is a clone of Vicon Plug In Gait (PiG) with all its variants. CGM1.0 provides a platform to test the effect of modifications to the CGM on data collected and processed retrospectively or to provide backward compatibility. The second version, CGM1.1, offers some practical modifications and includes three well documented improvements. Research question: How do improvements of the conventional gait model affect joint kinematics and kinetics? Method: The practical modifications include the possibility to use a medial knee epicondyle marker, during static calibration only, to define the medio-lateral axis of the femur in place of the knee alignment device. The three improvements correspond to the change of pelvis angle decomposition sequence, the adoption of a single tibia coordinate system, and the default decomposition of the joint moments in the joint coordinate system. We validated the outputs of version CGM1.0 against Vicon-PiG, and estimated the effect of the modifications included in version CGM1.1 using gait data collected in 16 healthy participants. Results: Kinematics and kinetics of CGM1.0 were superimposed with that of Vicon-PiG, with root mean square differences less than 0.04° for kinematics and less than 0.05 N.m.kg-1 for kinetics. Significance: The differences between the CGM1.1 and CGM1.0 were minimal in the healthy participant cohort but we discussed the expected difference in participants with different gait pathologies. We hope that the pyCGM2 will facilitate the systematic testing and the use of improved processing methods for the conventional gait model.","author":[{"dropping-particle":"","family":"Leboeuf","given":"F.","non-dropping-particle":"","parse-names":false,"suffix":""},{"dropping-particle":"","family":"Baker","given":"R.","non-dropping-particle":"","parse-names":false,"suffix":""},{"dropping-particle":"","family":"Barré","given":"A.","non-dropping-particle":"","parse-names":false,"suffix":""},{"dropping-particle":"","family":"Reay","given":"J.","non-dropping-particle":"","parse-names":false,"suffix":""},{"dropping-particle":"","family":"Jones","given":"R.","non-dropping-particle":"","parse-names":false,"suffix":""},{"dropping-particle":"","family":"Sangeux","given":"M.","non-dropping-particle":"","parse-names":false,"suffix":""}],"container-title":"Gait and Posture","id":"ITEM-1","issued":{"date-parts":[["2019"]]},"page":"126-129","publisher":"Elsevier","title":"The conventional gait model, an open-source implementation that reproduces the past but prepares for the future","type":"article-journal","volume":"69"},"uris":["http://www.mendeley.com/documents/?uuid=90c76c55-e9d2-41d2-9348-f9979b440114"]}],"mendeley":{"formattedCitation":"(Leboeuf et al., 2019)","plainTextFormattedCitation":"(Leboeuf et al., 2019)","previouslyFormattedCitation":"(Leboeuf et al., 2019)"},"properties":{"noteIndex":0},"schema":"https://github.com/citation-style-language/schema/raw/master/csl-citation.json"}</w:instrText>
      </w:r>
      <w:r>
        <w:fldChar w:fldCharType="separate"/>
      </w:r>
      <w:r w:rsidRPr="008D7629">
        <w:rPr>
          <w:noProof/>
        </w:rPr>
        <w:t>(Leboeuf et al., 2019)</w:t>
      </w:r>
      <w:r>
        <w:fldChar w:fldCharType="end"/>
      </w:r>
      <w:r>
        <w:t>.</w:t>
      </w:r>
    </w:p>
    <w:p w14:paraId="75BE70AA" w14:textId="5DBD683A" w:rsidR="00C54654" w:rsidRDefault="008D7629" w:rsidP="00811065">
      <w:pPr>
        <w:jc w:val="both"/>
        <w:rPr>
          <w:rFonts w:cstheme="minorHAnsi"/>
        </w:rPr>
      </w:pPr>
      <w:r>
        <w:tab/>
        <w:t>The rotation matrix from Euler angles was then extracted as well as the attitude vector (k) and helical angle (</w:t>
      </w:r>
      <w:r>
        <w:rPr>
          <w:rFonts w:cstheme="minorHAnsi"/>
        </w:rPr>
        <w:t>ɵ</w:t>
      </w:r>
      <w:r>
        <w:t xml:space="preserve">). The </w:t>
      </w:r>
      <w:r w:rsidR="00C54654">
        <w:t>attitude vector about the Euler angles was calculated</w:t>
      </w:r>
      <w:r w:rsidR="006D1282">
        <w:t xml:space="preserve"> (</w:t>
      </w:r>
      <w:proofErr w:type="spellStart"/>
      <w:r w:rsidR="00811065">
        <w:t>k</w:t>
      </w:r>
      <w:r w:rsidR="00811065">
        <w:rPr>
          <w:rFonts w:cstheme="minorHAnsi"/>
        </w:rPr>
        <w:t>ɵ</w:t>
      </w:r>
      <w:proofErr w:type="spellEnd"/>
      <w:r w:rsidR="006D1282">
        <w:t>)</w:t>
      </w:r>
      <w:r w:rsidR="00C54654">
        <w:t>. Finally, the mean quantities were extracted per session.</w:t>
      </w:r>
      <w:r w:rsidR="006D1282">
        <w:t xml:space="preserve"> Root mean square deviation was applied to calculate the inter- and intra-session variability for Euler angles, projected </w:t>
      </w:r>
      <w:proofErr w:type="spellStart"/>
      <w:r w:rsidR="006D1282">
        <w:t>ktheta</w:t>
      </w:r>
      <w:proofErr w:type="spellEnd"/>
      <w:r w:rsidR="006D1282">
        <w:t>, helical angle and helical axis variation.</w:t>
      </w:r>
      <w:r w:rsidR="00C54654">
        <w:t xml:space="preserve"> Then, the symbolic equations described above were defined using </w:t>
      </w:r>
      <w:proofErr w:type="spellStart"/>
      <w:r w:rsidR="00C54654">
        <w:t>Matlab</w:t>
      </w:r>
      <w:proofErr w:type="spellEnd"/>
      <w:r w:rsidR="00C54654">
        <w:rPr>
          <w:rFonts w:cstheme="minorHAnsi"/>
        </w:rPr>
        <w:t>®</w:t>
      </w:r>
      <w:r w:rsidR="00C54654">
        <w:t xml:space="preserve"> (The </w:t>
      </w:r>
      <w:proofErr w:type="spellStart"/>
      <w:r w:rsidR="00C54654">
        <w:t>Mathworks</w:t>
      </w:r>
      <w:proofErr w:type="spellEnd"/>
      <w:r w:rsidR="00C54654">
        <w:t xml:space="preserve">, </w:t>
      </w:r>
      <w:proofErr w:type="spellStart"/>
      <w:r w:rsidR="00C54654">
        <w:t>Inc</w:t>
      </w:r>
      <w:proofErr w:type="spellEnd"/>
      <w:r w:rsidR="00C54654">
        <w:t xml:space="preserve">, </w:t>
      </w:r>
      <w:proofErr w:type="gramStart"/>
      <w:r w:rsidR="00C54654">
        <w:t>Massachusetts</w:t>
      </w:r>
      <w:proofErr w:type="gramEnd"/>
      <w:r w:rsidR="00C54654">
        <w:t xml:space="preserve">) and then replaced by the calculated values. Finally, the remaining theoretical parameters were only </w:t>
      </w:r>
      <w:r w:rsidR="00867BD2">
        <w:t>the squared standard uncertainties</w:t>
      </w:r>
      <w:r w:rsidR="00137E4A">
        <w:t xml:space="preserve"> (SSU)</w:t>
      </w:r>
      <w:r w:rsidR="00867BD2">
        <w:t xml:space="preserve"> of </w:t>
      </w:r>
      <w:r w:rsidR="00867BD2">
        <w:rPr>
          <w:rFonts w:cstheme="minorHAnsi"/>
        </w:rPr>
        <w:t>helical angle (</w:t>
      </w:r>
      <w:proofErr w:type="spellStart"/>
      <w:r w:rsidR="00867BD2">
        <w:rPr>
          <w:rFonts w:cstheme="minorHAnsi"/>
        </w:rPr>
        <w:t>ssu</w:t>
      </w:r>
      <w:r w:rsidR="00867BD2" w:rsidRPr="00867BD2">
        <w:rPr>
          <w:rFonts w:cstheme="minorHAnsi"/>
        </w:rPr>
        <w:t>ɵ</w:t>
      </w:r>
      <w:proofErr w:type="spellEnd"/>
      <w:r w:rsidR="00867BD2">
        <w:rPr>
          <w:rFonts w:cstheme="minorHAnsi"/>
        </w:rPr>
        <w:t>)</w:t>
      </w:r>
      <w:r w:rsidR="00C54654">
        <w:rPr>
          <w:rFonts w:cstheme="minorHAnsi"/>
        </w:rPr>
        <w:t xml:space="preserve">, </w:t>
      </w:r>
      <w:r w:rsidR="00867BD2">
        <w:rPr>
          <w:rFonts w:cstheme="minorHAnsi"/>
        </w:rPr>
        <w:t>attitude vector (</w:t>
      </w:r>
      <w:proofErr w:type="spellStart"/>
      <w:r w:rsidR="00867BD2">
        <w:rPr>
          <w:rFonts w:cstheme="minorHAnsi"/>
        </w:rPr>
        <w:t>ssuk</w:t>
      </w:r>
      <w:proofErr w:type="spellEnd"/>
      <w:r w:rsidR="00867BD2">
        <w:rPr>
          <w:rFonts w:cstheme="minorHAnsi"/>
        </w:rPr>
        <w:t>)</w:t>
      </w:r>
      <w:r w:rsidR="00C54654">
        <w:rPr>
          <w:rFonts w:cstheme="minorHAnsi"/>
        </w:rPr>
        <w:t xml:space="preserve">, </w:t>
      </w:r>
      <w:r w:rsidR="00867BD2">
        <w:rPr>
          <w:rFonts w:cstheme="minorHAnsi"/>
        </w:rPr>
        <w:t>flexion-extension axis</w:t>
      </w:r>
      <w:r w:rsidR="00C54654">
        <w:rPr>
          <w:rFonts w:cstheme="minorHAnsi"/>
          <w:vertAlign w:val="subscript"/>
        </w:rPr>
        <w:t xml:space="preserve"> </w:t>
      </w:r>
      <w:r w:rsidR="00867BD2">
        <w:rPr>
          <w:rFonts w:cstheme="minorHAnsi"/>
        </w:rPr>
        <w:t>(ssue</w:t>
      </w:r>
      <w:r w:rsidR="00867BD2">
        <w:rPr>
          <w:rFonts w:cstheme="minorHAnsi"/>
          <w:vertAlign w:val="subscript"/>
        </w:rPr>
        <w:t>1</w:t>
      </w:r>
      <w:r w:rsidR="00867BD2">
        <w:rPr>
          <w:rFonts w:cstheme="minorHAnsi"/>
        </w:rPr>
        <w:t xml:space="preserve">) </w:t>
      </w:r>
      <w:r w:rsidR="00C54654">
        <w:rPr>
          <w:rFonts w:cstheme="minorHAnsi"/>
        </w:rPr>
        <w:t xml:space="preserve">and </w:t>
      </w:r>
      <w:proofErr w:type="spellStart"/>
      <w:r w:rsidR="00137E4A">
        <w:rPr>
          <w:rFonts w:cstheme="minorHAnsi"/>
        </w:rPr>
        <w:t>antero</w:t>
      </w:r>
      <w:proofErr w:type="spellEnd"/>
      <w:r w:rsidR="00137E4A">
        <w:rPr>
          <w:rFonts w:cstheme="minorHAnsi"/>
        </w:rPr>
        <w:t>-posterior</w:t>
      </w:r>
      <w:r w:rsidR="00867BD2">
        <w:rPr>
          <w:rFonts w:cstheme="minorHAnsi"/>
        </w:rPr>
        <w:t xml:space="preserve"> axis</w:t>
      </w:r>
      <w:r w:rsidR="00867BD2">
        <w:rPr>
          <w:rFonts w:cstheme="minorHAnsi"/>
          <w:vertAlign w:val="subscript"/>
        </w:rPr>
        <w:t xml:space="preserve"> </w:t>
      </w:r>
      <w:r w:rsidR="00867BD2">
        <w:rPr>
          <w:rFonts w:cstheme="minorHAnsi"/>
        </w:rPr>
        <w:t>(ssue</w:t>
      </w:r>
      <w:r w:rsidR="00867BD2">
        <w:rPr>
          <w:rFonts w:cstheme="minorHAnsi"/>
          <w:vertAlign w:val="subscript"/>
        </w:rPr>
        <w:t>3</w:t>
      </w:r>
      <w:r w:rsidR="00867BD2">
        <w:rPr>
          <w:rFonts w:cstheme="minorHAnsi"/>
        </w:rPr>
        <w:t>)</w:t>
      </w:r>
      <w:r w:rsidR="00C54654">
        <w:rPr>
          <w:rFonts w:cstheme="minorHAnsi"/>
        </w:rPr>
        <w:t>.</w:t>
      </w:r>
      <w:r w:rsidR="006D1282">
        <w:rPr>
          <w:rFonts w:cstheme="minorHAnsi"/>
        </w:rPr>
        <w:t xml:space="preserve"> Initially, each one of those was tested with a value of 5° independently</w:t>
      </w:r>
      <w:r w:rsidR="00DC41EE">
        <w:rPr>
          <w:rFonts w:cstheme="minorHAnsi"/>
        </w:rPr>
        <w:t xml:space="preserve"> </w:t>
      </w:r>
      <w:r w:rsidR="00DC41EE">
        <w:rPr>
          <w:rFonts w:cstheme="minorHAnsi"/>
        </w:rPr>
        <w:fldChar w:fldCharType="begin" w:fldLock="1"/>
      </w:r>
      <w:r w:rsidR="008C6308">
        <w:rPr>
          <w:rFonts w:cstheme="minorHAnsi"/>
        </w:rPr>
        <w:instrText>ADDIN CSL_CITATION {"citationItems":[{"id":"ITEM-1","itemData":{"DOI":"10.1016/j.jbiomech.2008.03.018","ISBN":"0021-9290 (Print)","ISSN":"00219290","PMID":"18457841","abstract":"The purpose of this study was to determine the changes in the axis of rotation of the knee that occur during the stance phase of running. Using intracortical pins, the three-dimensional skeletal kinematics of three subjects were measured during the stance phase of five running trials. The stance phase was divided into equal motion increments for which the position and orientation of the finite helical axes (FHA) were calculated relative to a tibial reference frame. Results were consistent within and between subjects. At the beginning of stance, the FHA was located at the midepicondylar point and during the flexion phase moved 20 mm posteriorly and 10 mm distally. At the time of peak flexion, the FHA shifted rapidly by about 10-20 mm in proximal and posterior direction. The angle between the FHA and the tibial transverse plane increased gradually during flexion, to about 15° of medial inclination, and then returned to zero at the start of the extension phase. These changes in position and orientation of FHA in the knee should be considered in analyses of muscle function during human movement, which require moment arms to be defined relative to a functional rotation axis. The finding that substantial changes in axis of rotation occurred independent of flexion angle suggests that musculoskeletal models must have more than one kinematic degree-of-freedom at the knee. The same applies to the design of knee prostheses, if the goal is to restore normal muscle function. © 2008 Elsevier Ltd. All rights reserved.","author":[{"dropping-particle":"","family":"Bogert","given":"A. J.","non-dropping-particle":"van den","parse-names":false,"suffix":""},{"dropping-particle":"","family":"Reinschmidt","given":"C.","non-dropping-particle":"","parse-names":false,"suffix":""},{"dropping-particle":"","family":"Lundberg","given":"A.","non-dropping-particle":"","parse-names":false,"suffix":""}],"container-title":"Journal of Biomechanics","id":"ITEM-1","issue":"8","issued":{"date-parts":[["2008"]]},"page":"1632-1638","title":"Helical axes of skeletal knee joint motion during running","type":"article-journal","volume":"41"},"uris":["http://www.mendeley.com/documents/?uuid=87e7bf9d-4108-4d57-bc4b-9da15c871f79"]},{"id":"ITEM-2","itemData":{"DOI":"10.1007/BF02513282","ISSN":"01400118","PMID":"10396818","abstract":"Human movement analysis using stereophotogrammetry is based on the reconstruction of the instantaneous laboratory position of selected bony anatomical landmarks (AL). For this purpose, knowledge of an AL's position in relevant bone-embedded frames is required. Because ALs are not points but relatively large and curved areas, their identification by palpation or other means is subject to both intra- and inter-examiner variability. In addition, the local position of ALs, as reconstructed using an ad hoc experimental procedure (AL calibration), is affected by photogrammetric errors. The intra- and inter-examiner precision with which local positions of pelvis and lower limb palpable bony ALs can be identified and reconstructed were experimentally assessed. Six examiners and two subjects participated in the study. Intra- and inter-examiner precision (RMS distance from the mean position) resulted in the range 6-21 mm and 13-25 mm, respectively. Propagation of the imprecision of ALs to the orientation of bone-embedded anatomical frames and to hip, knee and ankle joint angles was assessed. Results showed that this imprecision may cause distortion in joint angle against time functions to the extent that information relative to angular movements in the range of 10 degrees or lower may be concealed. Bone geometry parameters estimated using the same data showed that the relevant precision does not allow for reliable bone geometry description. These findings, together with those relative to skin movement artefacts reported elsewhere, assist the human movement analyst's consciousness of the possible limitations involved in 3D movement analysis using stereophotogrammetry and call for improvements of the relevant experimental protocols.","author":[{"dropping-particle":"","family":"Croce","given":"U.","non-dropping-particle":"Della","parse-names":false,"suffix":""},{"dropping-particle":"","family":"Cappozzo","given":"A.","non-dropping-particle":"","parse-names":false,"suffix":""},{"dropping-particle":"","family":"Kerrigan","given":"D. C.","non-dropping-particle":"","parse-names":false,"suffix":""}],"container-title":"Medical and Biological Engineering and Computing","id":"ITEM-2","issue":"2","issued":{"date-parts":[["1999"]]},"page":"155-161","title":"Pelvis and lower limb anatomical landmark calibration precision and its propagation to bone geometry and joint angles","type":"article-journal","volume":"37"},"uris":["http://www.mendeley.com/documents/?uuid=ff1ff39c-89a4-47ae-9f96-2a9ce3e945ee"]}],"mendeley":{"formattedCitation":"(Della Croce et al., 1999; van den Bogert, Reinschmidt, &amp; Lundberg, 2008)","plainTextFormattedCitation":"(Della Croce et al., 1999; van den Bogert, Reinschmidt, &amp; Lundberg, 2008)","previouslyFormattedCitation":"(Della Croce et al., 1999; van den Bogert, Reinschmidt, &amp; Lundberg, 2008)"},"properties":{"noteIndex":0},"schema":"https://github.com/citation-style-language/schema/raw/master/csl-citation.json"}</w:instrText>
      </w:r>
      <w:r w:rsidR="00DC41EE">
        <w:rPr>
          <w:rFonts w:cstheme="minorHAnsi"/>
        </w:rPr>
        <w:fldChar w:fldCharType="separate"/>
      </w:r>
      <w:r w:rsidR="00DC41EE" w:rsidRPr="00DC41EE">
        <w:rPr>
          <w:rFonts w:cstheme="minorHAnsi"/>
          <w:noProof/>
        </w:rPr>
        <w:t>(Della Croce et al., 1999; van den Bogert, Reinschmidt, &amp; Lundberg, 2008)</w:t>
      </w:r>
      <w:r w:rsidR="00DC41EE">
        <w:rPr>
          <w:rFonts w:cstheme="minorHAnsi"/>
        </w:rPr>
        <w:fldChar w:fldCharType="end"/>
      </w:r>
      <w:r w:rsidR="006D1282">
        <w:rPr>
          <w:rFonts w:cstheme="minorHAnsi"/>
        </w:rPr>
        <w:t xml:space="preserve">, while the remaining ones defined as zero. Then the overall equations for uncertainty of the three Euler angles (Eq. 6) were calculated. </w:t>
      </w:r>
      <w:r w:rsidR="00DC41EE">
        <w:rPr>
          <w:rFonts w:cstheme="minorHAnsi"/>
        </w:rPr>
        <w:t>From there, the theoretical corridor calculated was plotted together with the mean and standard deviation (experimental corridor) of the inter-session kinematics of the knee.</w:t>
      </w:r>
      <w:r w:rsidR="00484E1D">
        <w:rPr>
          <w:rFonts w:cstheme="minorHAnsi"/>
        </w:rPr>
        <w:t xml:space="preserve"> The theoretical corridor is dependent on the four parameters of SSU and an eventual exact superposition of the two corridors would mean a close representation of the experimental error. </w:t>
      </w:r>
    </w:p>
    <w:p w14:paraId="1FFFA736" w14:textId="77777777" w:rsidR="006D1282" w:rsidRPr="00C54654" w:rsidRDefault="006D1282" w:rsidP="00811065">
      <w:pPr>
        <w:jc w:val="both"/>
      </w:pPr>
    </w:p>
    <w:p w14:paraId="386D9D23" w14:textId="77777777" w:rsidR="004576DE" w:rsidRDefault="004576DE" w:rsidP="00811065">
      <w:pPr>
        <w:jc w:val="both"/>
      </w:pPr>
    </w:p>
    <w:p w14:paraId="603227EC" w14:textId="77777777" w:rsidR="004576DE" w:rsidRDefault="004576DE" w:rsidP="00811065">
      <w:pPr>
        <w:jc w:val="both"/>
      </w:pPr>
    </w:p>
    <w:p w14:paraId="7F326B43" w14:textId="77777777" w:rsidR="00AF7F6D" w:rsidRDefault="00AF7F6D" w:rsidP="00811065">
      <w:pPr>
        <w:jc w:val="both"/>
      </w:pPr>
      <w:r>
        <w:tab/>
        <w:t>Statistical Analysis</w:t>
      </w:r>
      <w:r w:rsidR="00666787">
        <w:t xml:space="preserve"> </w:t>
      </w:r>
    </w:p>
    <w:p w14:paraId="4C49E412" w14:textId="77777777" w:rsidR="00AF7F6D" w:rsidRDefault="00AF7F6D" w:rsidP="00811065">
      <w:pPr>
        <w:jc w:val="both"/>
      </w:pPr>
      <w:r w:rsidRPr="00EA371C">
        <w:rPr>
          <w:b/>
        </w:rPr>
        <w:t>Results</w:t>
      </w:r>
      <w:r>
        <w:t>.</w:t>
      </w:r>
    </w:p>
    <w:p w14:paraId="026E9DA8" w14:textId="476F7BDA" w:rsidR="001B6869" w:rsidRDefault="001B6869" w:rsidP="00811065">
      <w:pPr>
        <w:jc w:val="both"/>
      </w:pPr>
      <w:r>
        <w:tab/>
      </w:r>
      <w:commentRangeStart w:id="12"/>
      <w:r>
        <w:t xml:space="preserve">Table 1 represents the RMSD for the experimental variability calculated inter- and intra-session. </w:t>
      </w:r>
      <w:commentRangeEnd w:id="12"/>
      <w:r>
        <w:rPr>
          <w:rStyle w:val="Marquedecommentaire"/>
        </w:rPr>
        <w:commentReference w:id="12"/>
      </w:r>
    </w:p>
    <w:p w14:paraId="7FF49611" w14:textId="48B6E0BA" w:rsidR="001B6869" w:rsidRDefault="001B6869" w:rsidP="00811065">
      <w:pPr>
        <w:jc w:val="both"/>
      </w:pPr>
      <w:r>
        <w:tab/>
        <w:t>The figure 1</w:t>
      </w:r>
      <w:r w:rsidR="0062790A">
        <w:t xml:space="preserve"> </w:t>
      </w:r>
      <w:r w:rsidR="00C06E2B">
        <w:t>(top) represents the overall intrinsic variability observed on the knee joint among one session. It is obtained by plotting the corridor of the helical angles (</w:t>
      </w:r>
      <m:oMath>
        <m:r>
          <w:rPr>
            <w:rFonts w:ascii="Cambria Math" w:hAnsi="Cambria Math"/>
            <w:sz w:val="24"/>
          </w:rPr>
          <m:t>θ</m:t>
        </m:r>
      </m:oMath>
      <w:r w:rsidR="00C06E2B">
        <w:t>) obtained during gait, the second plot represents the deviation of the helical axis with respect to its average orientation. The figure 1 (bottom) represents the variability added by the joint axes and it represented by the three considered Euler angles compared with the projection of the helical axis over those axis.</w:t>
      </w:r>
    </w:p>
    <w:p w14:paraId="44848028" w14:textId="49455EB8" w:rsidR="00FA0110" w:rsidRDefault="001B6869" w:rsidP="00811065">
      <w:pPr>
        <w:jc w:val="both"/>
      </w:pPr>
      <w:r>
        <w:tab/>
        <w:t>The figure 2</w:t>
      </w:r>
      <w:r w:rsidR="00FA0110">
        <w:t xml:space="preserve"> demonstrates the impact of the SSU parameters in study. On each one of the four situations, one of those parameters is set to 5°, value considered as general variability </w:t>
      </w:r>
      <w:r w:rsidR="00E44205">
        <w:t xml:space="preserve">commonly reported, while the three remaining parameters were set to zero. The mean and standard deviation (experimental error) of the kinematics and the resultant theoretical error were plotted for each analysis. </w:t>
      </w:r>
    </w:p>
    <w:p w14:paraId="1D3CAD0B" w14:textId="77777777" w:rsidR="00AD07B5" w:rsidRDefault="00AD07B5"/>
    <w:p w14:paraId="590C9E4D" w14:textId="64B87118" w:rsidR="005F73FF" w:rsidRDefault="00390D69">
      <w:r>
        <w:rPr>
          <w:rStyle w:val="Marquedecommentaire"/>
        </w:rPr>
        <w:commentReference w:id="13"/>
      </w:r>
    </w:p>
    <w:p w14:paraId="5421C551" w14:textId="77777777" w:rsidR="00D60909" w:rsidRDefault="00D60909">
      <w:pPr>
        <w:rPr>
          <w:b/>
        </w:rPr>
      </w:pPr>
    </w:p>
    <w:tbl>
      <w:tblPr>
        <w:tblStyle w:val="TableauGrille1Clair"/>
        <w:tblpPr w:leftFromText="180" w:rightFromText="180" w:vertAnchor="text" w:horzAnchor="margin" w:tblpY="403"/>
        <w:tblW w:w="9782" w:type="dxa"/>
        <w:tblLayout w:type="fixed"/>
        <w:tblLook w:val="04A0" w:firstRow="1" w:lastRow="0" w:firstColumn="1" w:lastColumn="0" w:noHBand="0" w:noVBand="1"/>
      </w:tblPr>
      <w:tblGrid>
        <w:gridCol w:w="886"/>
        <w:gridCol w:w="1004"/>
        <w:gridCol w:w="1214"/>
        <w:gridCol w:w="819"/>
        <w:gridCol w:w="1214"/>
        <w:gridCol w:w="807"/>
        <w:gridCol w:w="1342"/>
        <w:gridCol w:w="1083"/>
        <w:gridCol w:w="1413"/>
      </w:tblGrid>
      <w:tr w:rsidR="00251049" w14:paraId="0626B834" w14:textId="77777777" w:rsidTr="00251049">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82" w:type="dxa"/>
            <w:gridSpan w:val="9"/>
          </w:tcPr>
          <w:p w14:paraId="190594B6" w14:textId="77777777" w:rsidR="00251049" w:rsidRPr="00AD07B5" w:rsidRDefault="00251049" w:rsidP="00251049">
            <w:pPr>
              <w:rPr>
                <w:b w:val="0"/>
                <w:bCs w:val="0"/>
              </w:rPr>
            </w:pPr>
            <w:commentRangeStart w:id="14"/>
            <w:r w:rsidRPr="00AD07B5">
              <w:rPr>
                <w:b w:val="0"/>
              </w:rPr>
              <w:t>Inter-Session  – RMSD°</w:t>
            </w:r>
          </w:p>
        </w:tc>
      </w:tr>
      <w:tr w:rsidR="00251049" w14:paraId="5C4D4DE3" w14:textId="77777777" w:rsidTr="00251049">
        <w:trPr>
          <w:trHeight w:val="134"/>
        </w:trPr>
        <w:tc>
          <w:tcPr>
            <w:cnfStyle w:val="001000000000" w:firstRow="0" w:lastRow="0" w:firstColumn="1" w:lastColumn="0" w:oddVBand="0" w:evenVBand="0" w:oddHBand="0" w:evenHBand="0" w:firstRowFirstColumn="0" w:firstRowLastColumn="0" w:lastRowFirstColumn="0" w:lastRowLastColumn="0"/>
            <w:tcW w:w="886" w:type="dxa"/>
          </w:tcPr>
          <w:p w14:paraId="16754B34" w14:textId="77777777" w:rsidR="00251049" w:rsidRPr="005307EE" w:rsidRDefault="00251049" w:rsidP="00251049">
            <w:pPr>
              <w:jc w:val="center"/>
              <w:rPr>
                <w:rFonts w:ascii="Calibri" w:hAnsi="Calibri" w:cs="Calibri"/>
                <w:color w:val="000000"/>
                <w:sz w:val="20"/>
              </w:rPr>
            </w:pPr>
          </w:p>
        </w:tc>
        <w:tc>
          <w:tcPr>
            <w:tcW w:w="1004" w:type="dxa"/>
          </w:tcPr>
          <w:p w14:paraId="2CD2D917"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Helical Angle</w:t>
            </w:r>
          </w:p>
        </w:tc>
        <w:tc>
          <w:tcPr>
            <w:tcW w:w="1214" w:type="dxa"/>
          </w:tcPr>
          <w:p w14:paraId="2FDF20F9"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Variation Helical Axis</w:t>
            </w:r>
          </w:p>
        </w:tc>
        <w:tc>
          <w:tcPr>
            <w:tcW w:w="819" w:type="dxa"/>
          </w:tcPr>
          <w:p w14:paraId="1E00AD3A"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x</w:t>
            </w:r>
          </w:p>
        </w:tc>
        <w:tc>
          <w:tcPr>
            <w:tcW w:w="1214" w:type="dxa"/>
          </w:tcPr>
          <w:p w14:paraId="1B024976"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x</w:t>
            </w:r>
          </w:p>
        </w:tc>
        <w:tc>
          <w:tcPr>
            <w:tcW w:w="807" w:type="dxa"/>
          </w:tcPr>
          <w:p w14:paraId="41C900F8"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y</w:t>
            </w:r>
          </w:p>
        </w:tc>
        <w:tc>
          <w:tcPr>
            <w:tcW w:w="1342" w:type="dxa"/>
          </w:tcPr>
          <w:p w14:paraId="57370069"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y</w:t>
            </w:r>
          </w:p>
        </w:tc>
        <w:tc>
          <w:tcPr>
            <w:tcW w:w="1083" w:type="dxa"/>
          </w:tcPr>
          <w:p w14:paraId="74179F92"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Euler z</w:t>
            </w:r>
          </w:p>
        </w:tc>
        <w:tc>
          <w:tcPr>
            <w:tcW w:w="1413" w:type="dxa"/>
          </w:tcPr>
          <w:p w14:paraId="4951A5AA" w14:textId="77777777" w:rsidR="00251049" w:rsidRPr="005307EE"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rPr>
            </w:pPr>
            <w:r w:rsidRPr="005307EE">
              <w:rPr>
                <w:rFonts w:ascii="Calibri" w:hAnsi="Calibri" w:cs="Calibri"/>
                <w:color w:val="000000"/>
                <w:sz w:val="20"/>
              </w:rPr>
              <w:t xml:space="preserve">Projected </w:t>
            </w:r>
            <w:proofErr w:type="spellStart"/>
            <w:r w:rsidRPr="005307EE">
              <w:rPr>
                <w:rFonts w:ascii="Calibri" w:hAnsi="Calibri" w:cs="Calibri"/>
                <w:color w:val="000000"/>
                <w:sz w:val="20"/>
              </w:rPr>
              <w:t>KTheta</w:t>
            </w:r>
            <w:proofErr w:type="spellEnd"/>
            <w:r w:rsidRPr="005307EE">
              <w:rPr>
                <w:rFonts w:ascii="Calibri" w:hAnsi="Calibri" w:cs="Calibri"/>
                <w:color w:val="000000"/>
                <w:sz w:val="20"/>
              </w:rPr>
              <w:t xml:space="preserve"> z</w:t>
            </w:r>
          </w:p>
        </w:tc>
      </w:tr>
      <w:tr w:rsidR="00251049" w14:paraId="346D53F6" w14:textId="77777777" w:rsidTr="00251049">
        <w:trPr>
          <w:trHeight w:val="271"/>
        </w:trPr>
        <w:tc>
          <w:tcPr>
            <w:cnfStyle w:val="001000000000" w:firstRow="0" w:lastRow="0" w:firstColumn="1" w:lastColumn="0" w:oddVBand="0" w:evenVBand="0" w:oddHBand="0" w:evenHBand="0" w:firstRowFirstColumn="0" w:firstRowLastColumn="0" w:lastRowFirstColumn="0" w:lastRowLastColumn="0"/>
            <w:tcW w:w="886" w:type="dxa"/>
          </w:tcPr>
          <w:p w14:paraId="1CB1E338"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Hip</w:t>
            </w:r>
          </w:p>
        </w:tc>
        <w:tc>
          <w:tcPr>
            <w:tcW w:w="1004" w:type="dxa"/>
          </w:tcPr>
          <w:p w14:paraId="6F66A871"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3.79</w:t>
            </w:r>
          </w:p>
        </w:tc>
        <w:tc>
          <w:tcPr>
            <w:tcW w:w="1214" w:type="dxa"/>
          </w:tcPr>
          <w:p w14:paraId="5058F3B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20.72</w:t>
            </w:r>
          </w:p>
        </w:tc>
        <w:tc>
          <w:tcPr>
            <w:tcW w:w="819" w:type="dxa"/>
          </w:tcPr>
          <w:p w14:paraId="7F8B305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4.38</w:t>
            </w:r>
          </w:p>
        </w:tc>
        <w:tc>
          <w:tcPr>
            <w:tcW w:w="1214" w:type="dxa"/>
          </w:tcPr>
          <w:p w14:paraId="19CB3B0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4.53</w:t>
            </w:r>
          </w:p>
        </w:tc>
        <w:tc>
          <w:tcPr>
            <w:tcW w:w="807" w:type="dxa"/>
          </w:tcPr>
          <w:p w14:paraId="24A51E7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1.55</w:t>
            </w:r>
          </w:p>
        </w:tc>
        <w:tc>
          <w:tcPr>
            <w:tcW w:w="1342" w:type="dxa"/>
          </w:tcPr>
          <w:p w14:paraId="6D8F8729"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w:t>
            </w:r>
          </w:p>
        </w:tc>
        <w:tc>
          <w:tcPr>
            <w:tcW w:w="1083" w:type="dxa"/>
          </w:tcPr>
          <w:p w14:paraId="3641235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4.38</w:t>
            </w:r>
          </w:p>
        </w:tc>
        <w:tc>
          <w:tcPr>
            <w:tcW w:w="1413" w:type="dxa"/>
          </w:tcPr>
          <w:p w14:paraId="7BF656D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4.28</w:t>
            </w:r>
          </w:p>
        </w:tc>
      </w:tr>
      <w:tr w:rsidR="00251049" w14:paraId="11EA8B71"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613ADB82"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Knee</w:t>
            </w:r>
          </w:p>
        </w:tc>
        <w:tc>
          <w:tcPr>
            <w:tcW w:w="1004" w:type="dxa"/>
          </w:tcPr>
          <w:p w14:paraId="2A03ED9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w:t>
            </w:r>
          </w:p>
        </w:tc>
        <w:tc>
          <w:tcPr>
            <w:tcW w:w="1214" w:type="dxa"/>
          </w:tcPr>
          <w:p w14:paraId="73BE416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6.35</w:t>
            </w:r>
          </w:p>
        </w:tc>
        <w:tc>
          <w:tcPr>
            <w:tcW w:w="819" w:type="dxa"/>
          </w:tcPr>
          <w:p w14:paraId="64E0B35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5.06</w:t>
            </w:r>
          </w:p>
        </w:tc>
        <w:tc>
          <w:tcPr>
            <w:tcW w:w="1214" w:type="dxa"/>
          </w:tcPr>
          <w:p w14:paraId="1B4CC1B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5.05</w:t>
            </w:r>
          </w:p>
        </w:tc>
        <w:tc>
          <w:tcPr>
            <w:tcW w:w="807" w:type="dxa"/>
          </w:tcPr>
          <w:p w14:paraId="6AAF2F7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2.21</w:t>
            </w:r>
          </w:p>
        </w:tc>
        <w:tc>
          <w:tcPr>
            <w:tcW w:w="1342" w:type="dxa"/>
          </w:tcPr>
          <w:p w14:paraId="5DBBC5D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2.87</w:t>
            </w:r>
          </w:p>
        </w:tc>
        <w:tc>
          <w:tcPr>
            <w:tcW w:w="1083" w:type="dxa"/>
          </w:tcPr>
          <w:p w14:paraId="07A27187"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4.77</w:t>
            </w:r>
          </w:p>
        </w:tc>
        <w:tc>
          <w:tcPr>
            <w:tcW w:w="1413" w:type="dxa"/>
          </w:tcPr>
          <w:p w14:paraId="7DE9EB0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4.58</w:t>
            </w:r>
          </w:p>
        </w:tc>
      </w:tr>
      <w:tr w:rsidR="00251049" w14:paraId="6026CDA5"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Borders>
              <w:bottom w:val="single" w:sz="4" w:space="0" w:color="999999" w:themeColor="text1" w:themeTint="66"/>
            </w:tcBorders>
          </w:tcPr>
          <w:p w14:paraId="6DF43980"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Ankle</w:t>
            </w:r>
          </w:p>
        </w:tc>
        <w:tc>
          <w:tcPr>
            <w:tcW w:w="1004" w:type="dxa"/>
            <w:tcBorders>
              <w:bottom w:val="single" w:sz="4" w:space="0" w:color="999999" w:themeColor="text1" w:themeTint="66"/>
            </w:tcBorders>
          </w:tcPr>
          <w:p w14:paraId="4D4EE054"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3.36</w:t>
            </w:r>
          </w:p>
        </w:tc>
        <w:tc>
          <w:tcPr>
            <w:tcW w:w="1214" w:type="dxa"/>
            <w:tcBorders>
              <w:bottom w:val="single" w:sz="4" w:space="0" w:color="999999" w:themeColor="text1" w:themeTint="66"/>
            </w:tcBorders>
          </w:tcPr>
          <w:p w14:paraId="6600E80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12.63</w:t>
            </w:r>
          </w:p>
        </w:tc>
        <w:tc>
          <w:tcPr>
            <w:tcW w:w="819" w:type="dxa"/>
            <w:tcBorders>
              <w:bottom w:val="single" w:sz="4" w:space="0" w:color="999999" w:themeColor="text1" w:themeTint="66"/>
            </w:tcBorders>
          </w:tcPr>
          <w:p w14:paraId="4BD25BD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4.85</w:t>
            </w:r>
          </w:p>
        </w:tc>
        <w:tc>
          <w:tcPr>
            <w:tcW w:w="1214" w:type="dxa"/>
            <w:tcBorders>
              <w:bottom w:val="single" w:sz="4" w:space="0" w:color="999999" w:themeColor="text1" w:themeTint="66"/>
            </w:tcBorders>
          </w:tcPr>
          <w:p w14:paraId="601B08C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4.98</w:t>
            </w:r>
          </w:p>
        </w:tc>
        <w:tc>
          <w:tcPr>
            <w:tcW w:w="807" w:type="dxa"/>
            <w:tcBorders>
              <w:bottom w:val="single" w:sz="4" w:space="0" w:color="999999" w:themeColor="text1" w:themeTint="66"/>
            </w:tcBorders>
          </w:tcPr>
          <w:p w14:paraId="082C657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5.02</w:t>
            </w:r>
          </w:p>
        </w:tc>
        <w:tc>
          <w:tcPr>
            <w:tcW w:w="1342" w:type="dxa"/>
            <w:tcBorders>
              <w:bottom w:val="single" w:sz="4" w:space="0" w:color="999999" w:themeColor="text1" w:themeTint="66"/>
            </w:tcBorders>
          </w:tcPr>
          <w:p w14:paraId="2A3CDE9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4.99</w:t>
            </w:r>
          </w:p>
        </w:tc>
        <w:tc>
          <w:tcPr>
            <w:tcW w:w="1083" w:type="dxa"/>
            <w:tcBorders>
              <w:bottom w:val="single" w:sz="4" w:space="0" w:color="999999" w:themeColor="text1" w:themeTint="66"/>
            </w:tcBorders>
          </w:tcPr>
          <w:p w14:paraId="7C3443A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4.61</w:t>
            </w:r>
          </w:p>
        </w:tc>
        <w:tc>
          <w:tcPr>
            <w:tcW w:w="1413" w:type="dxa"/>
            <w:tcBorders>
              <w:bottom w:val="single" w:sz="4" w:space="0" w:color="999999" w:themeColor="text1" w:themeTint="66"/>
            </w:tcBorders>
          </w:tcPr>
          <w:p w14:paraId="7C1581F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4.48</w:t>
            </w:r>
          </w:p>
        </w:tc>
      </w:tr>
      <w:tr w:rsidR="00251049" w14:paraId="1B59D5C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4BAC1DB7" w14:textId="77777777" w:rsidR="00251049" w:rsidRDefault="00251049" w:rsidP="00251049">
            <w:pPr>
              <w:jc w:val="center"/>
              <w:rPr>
                <w:rFonts w:ascii="Calibri" w:hAnsi="Calibri" w:cs="Calibri"/>
                <w:color w:val="000000"/>
              </w:rPr>
            </w:pPr>
          </w:p>
        </w:tc>
        <w:tc>
          <w:tcPr>
            <w:tcW w:w="1004" w:type="dxa"/>
          </w:tcPr>
          <w:p w14:paraId="24FCC91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4" w:type="dxa"/>
          </w:tcPr>
          <w:p w14:paraId="10BBB93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819" w:type="dxa"/>
          </w:tcPr>
          <w:p w14:paraId="0CBC8956"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4" w:type="dxa"/>
          </w:tcPr>
          <w:p w14:paraId="37ED575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807" w:type="dxa"/>
          </w:tcPr>
          <w:p w14:paraId="273DBB0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342" w:type="dxa"/>
          </w:tcPr>
          <w:p w14:paraId="063C6AB0"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083" w:type="dxa"/>
          </w:tcPr>
          <w:p w14:paraId="56D59A6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413" w:type="dxa"/>
            <w:tcBorders>
              <w:right w:val="single" w:sz="4" w:space="0" w:color="auto"/>
            </w:tcBorders>
          </w:tcPr>
          <w:p w14:paraId="5B926C8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251049" w14:paraId="02294DF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9782" w:type="dxa"/>
            <w:gridSpan w:val="9"/>
          </w:tcPr>
          <w:p w14:paraId="606AF441" w14:textId="77777777" w:rsidR="00251049" w:rsidRPr="00AD07B5" w:rsidRDefault="00251049" w:rsidP="00251049">
            <w:pPr>
              <w:rPr>
                <w:b w:val="0"/>
                <w:bCs w:val="0"/>
              </w:rPr>
            </w:pPr>
            <w:r>
              <w:rPr>
                <w:rFonts w:ascii="Calibri" w:hAnsi="Calibri" w:cs="Calibri"/>
                <w:b w:val="0"/>
                <w:color w:val="000000"/>
              </w:rPr>
              <w:t xml:space="preserve">Intra-Session </w:t>
            </w:r>
            <w:r w:rsidRPr="00AD07B5">
              <w:rPr>
                <w:b w:val="0"/>
              </w:rPr>
              <w:t>– RMSD°</w:t>
            </w:r>
          </w:p>
        </w:tc>
      </w:tr>
      <w:tr w:rsidR="00251049" w14:paraId="0E147AB4"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05A0A2DF"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Hip</w:t>
            </w:r>
          </w:p>
        </w:tc>
        <w:tc>
          <w:tcPr>
            <w:tcW w:w="1004" w:type="dxa"/>
          </w:tcPr>
          <w:p w14:paraId="7E9509F2"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w:t>
            </w:r>
          </w:p>
        </w:tc>
        <w:tc>
          <w:tcPr>
            <w:tcW w:w="1214" w:type="dxa"/>
          </w:tcPr>
          <w:p w14:paraId="36AB7DF2"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3.01</w:t>
            </w:r>
          </w:p>
        </w:tc>
        <w:tc>
          <w:tcPr>
            <w:tcW w:w="819" w:type="dxa"/>
          </w:tcPr>
          <w:p w14:paraId="6C0B6CF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w:t>
            </w:r>
          </w:p>
        </w:tc>
        <w:tc>
          <w:tcPr>
            <w:tcW w:w="1214" w:type="dxa"/>
          </w:tcPr>
          <w:p w14:paraId="0D609847"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1.50</w:t>
            </w:r>
          </w:p>
        </w:tc>
        <w:tc>
          <w:tcPr>
            <w:tcW w:w="807" w:type="dxa"/>
          </w:tcPr>
          <w:p w14:paraId="4DBE8D2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0.74</w:t>
            </w:r>
          </w:p>
        </w:tc>
        <w:tc>
          <w:tcPr>
            <w:tcW w:w="1342" w:type="dxa"/>
          </w:tcPr>
          <w:p w14:paraId="223A9F5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0.89</w:t>
            </w:r>
          </w:p>
        </w:tc>
        <w:tc>
          <w:tcPr>
            <w:tcW w:w="1083" w:type="dxa"/>
          </w:tcPr>
          <w:p w14:paraId="3E00661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1.43</w:t>
            </w:r>
          </w:p>
        </w:tc>
        <w:tc>
          <w:tcPr>
            <w:tcW w:w="1413" w:type="dxa"/>
          </w:tcPr>
          <w:p w14:paraId="305A2A46"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1.37</w:t>
            </w:r>
          </w:p>
        </w:tc>
      </w:tr>
      <w:tr w:rsidR="00251049" w14:paraId="7D9CD2A7"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42B3F281"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Knee</w:t>
            </w:r>
          </w:p>
        </w:tc>
        <w:tc>
          <w:tcPr>
            <w:tcW w:w="1004" w:type="dxa"/>
          </w:tcPr>
          <w:p w14:paraId="0C6B11AA"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1.99</w:t>
            </w:r>
          </w:p>
        </w:tc>
        <w:tc>
          <w:tcPr>
            <w:tcW w:w="1214" w:type="dxa"/>
          </w:tcPr>
          <w:p w14:paraId="02914F39"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3.01</w:t>
            </w:r>
          </w:p>
        </w:tc>
        <w:tc>
          <w:tcPr>
            <w:tcW w:w="819" w:type="dxa"/>
          </w:tcPr>
          <w:p w14:paraId="1B98F47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2.36</w:t>
            </w:r>
          </w:p>
        </w:tc>
        <w:tc>
          <w:tcPr>
            <w:tcW w:w="1214" w:type="dxa"/>
          </w:tcPr>
          <w:p w14:paraId="55E7E40F"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2.34</w:t>
            </w:r>
          </w:p>
        </w:tc>
        <w:tc>
          <w:tcPr>
            <w:tcW w:w="807" w:type="dxa"/>
          </w:tcPr>
          <w:p w14:paraId="3C24E7F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0.59</w:t>
            </w:r>
          </w:p>
        </w:tc>
        <w:tc>
          <w:tcPr>
            <w:tcW w:w="1342" w:type="dxa"/>
          </w:tcPr>
          <w:p w14:paraId="6EE3EAB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0.85</w:t>
            </w:r>
          </w:p>
        </w:tc>
        <w:tc>
          <w:tcPr>
            <w:tcW w:w="1083" w:type="dxa"/>
          </w:tcPr>
          <w:p w14:paraId="38B11FBD"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w:t>
            </w:r>
          </w:p>
        </w:tc>
        <w:tc>
          <w:tcPr>
            <w:tcW w:w="1413" w:type="dxa"/>
          </w:tcPr>
          <w:p w14:paraId="7E1B6FCC"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1.50</w:t>
            </w:r>
          </w:p>
        </w:tc>
      </w:tr>
      <w:tr w:rsidR="00251049" w14:paraId="664B34DE" w14:textId="77777777" w:rsidTr="00251049">
        <w:trPr>
          <w:trHeight w:val="277"/>
        </w:trPr>
        <w:tc>
          <w:tcPr>
            <w:cnfStyle w:val="001000000000" w:firstRow="0" w:lastRow="0" w:firstColumn="1" w:lastColumn="0" w:oddVBand="0" w:evenVBand="0" w:oddHBand="0" w:evenHBand="0" w:firstRowFirstColumn="0" w:firstRowLastColumn="0" w:lastRowFirstColumn="0" w:lastRowLastColumn="0"/>
            <w:tcW w:w="886" w:type="dxa"/>
          </w:tcPr>
          <w:p w14:paraId="044A4017" w14:textId="77777777" w:rsidR="00251049" w:rsidRPr="00AD07B5" w:rsidRDefault="00251049" w:rsidP="00251049">
            <w:pPr>
              <w:jc w:val="center"/>
              <w:rPr>
                <w:rFonts w:ascii="Calibri" w:hAnsi="Calibri" w:cs="Calibri"/>
                <w:b w:val="0"/>
                <w:color w:val="000000"/>
              </w:rPr>
            </w:pPr>
            <w:r w:rsidRPr="00AD07B5">
              <w:rPr>
                <w:rFonts w:ascii="Calibri" w:hAnsi="Calibri" w:cs="Calibri"/>
                <w:b w:val="0"/>
                <w:color w:val="000000"/>
              </w:rPr>
              <w:t>Ankle</w:t>
            </w:r>
          </w:p>
        </w:tc>
        <w:tc>
          <w:tcPr>
            <w:tcW w:w="1004" w:type="dxa"/>
          </w:tcPr>
          <w:p w14:paraId="2F8969BB"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2.02</w:t>
            </w:r>
          </w:p>
        </w:tc>
        <w:tc>
          <w:tcPr>
            <w:tcW w:w="1214" w:type="dxa"/>
          </w:tcPr>
          <w:p w14:paraId="45A9E753"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9.06</w:t>
            </w:r>
          </w:p>
        </w:tc>
        <w:tc>
          <w:tcPr>
            <w:tcW w:w="819" w:type="dxa"/>
          </w:tcPr>
          <w:p w14:paraId="221C446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2.12</w:t>
            </w:r>
          </w:p>
        </w:tc>
        <w:tc>
          <w:tcPr>
            <w:tcW w:w="1214" w:type="dxa"/>
          </w:tcPr>
          <w:p w14:paraId="3179EB4E"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2.17</w:t>
            </w:r>
          </w:p>
        </w:tc>
        <w:tc>
          <w:tcPr>
            <w:tcW w:w="807" w:type="dxa"/>
          </w:tcPr>
          <w:p w14:paraId="2D44E3C8"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342" w:type="dxa"/>
          </w:tcPr>
          <w:p w14:paraId="46E33E5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1.73</w:t>
            </w:r>
          </w:p>
        </w:tc>
        <w:tc>
          <w:tcPr>
            <w:tcW w:w="1083" w:type="dxa"/>
          </w:tcPr>
          <w:p w14:paraId="16DB1215"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2.25</w:t>
            </w:r>
          </w:p>
        </w:tc>
        <w:tc>
          <w:tcPr>
            <w:tcW w:w="1413" w:type="dxa"/>
          </w:tcPr>
          <w:p w14:paraId="6D5162E1" w14:textId="77777777" w:rsidR="00251049" w:rsidRDefault="00251049" w:rsidP="0025104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2.24</w:t>
            </w:r>
            <w:commentRangeEnd w:id="14"/>
            <w:r>
              <w:rPr>
                <w:rStyle w:val="Marquedecommentaire"/>
              </w:rPr>
              <w:commentReference w:id="14"/>
            </w:r>
          </w:p>
        </w:tc>
      </w:tr>
    </w:tbl>
    <w:p w14:paraId="2E9B89FF" w14:textId="71E9F8AC" w:rsidR="00D60909" w:rsidRDefault="00251049">
      <w:r>
        <w:t xml:space="preserve"> </w:t>
      </w:r>
    </w:p>
    <w:p w14:paraId="2009BFC0" w14:textId="4F26A413" w:rsidR="004655D2" w:rsidRDefault="001B6869">
      <w:commentRangeStart w:id="13"/>
      <w:r>
        <w:rPr>
          <w:noProof/>
          <w:lang w:eastAsia="en-GB"/>
        </w:rPr>
        <w:lastRenderedPageBreak/>
        <w:drawing>
          <wp:anchor distT="0" distB="0" distL="114300" distR="114300" simplePos="0" relativeHeight="251658240" behindDoc="1" locked="0" layoutInCell="1" allowOverlap="1" wp14:anchorId="7185F32F" wp14:editId="75DB4DFC">
            <wp:simplePos x="0" y="0"/>
            <wp:positionH relativeFrom="margin">
              <wp:align>center</wp:align>
            </wp:positionH>
            <wp:positionV relativeFrom="paragraph">
              <wp:posOffset>283845</wp:posOffset>
            </wp:positionV>
            <wp:extent cx="5410200" cy="3271520"/>
            <wp:effectExtent l="0" t="0" r="0" b="5080"/>
            <wp:wrapTight wrapText="bothSides">
              <wp:wrapPolygon edited="0">
                <wp:start x="0" y="0"/>
                <wp:lineTo x="0" y="21508"/>
                <wp:lineTo x="21524" y="21508"/>
                <wp:lineTo x="2152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V_Knee.png"/>
                    <pic:cNvPicPr/>
                  </pic:nvPicPr>
                  <pic:blipFill rotWithShape="1">
                    <a:blip r:embed="rId8" cstate="print">
                      <a:extLst>
                        <a:ext uri="{28A0092B-C50C-407E-A947-70E740481C1C}">
                          <a14:useLocalDpi xmlns:a14="http://schemas.microsoft.com/office/drawing/2010/main" val="0"/>
                        </a:ext>
                      </a:extLst>
                    </a:blip>
                    <a:srcRect l="9259" r="6746"/>
                    <a:stretch/>
                  </pic:blipFill>
                  <pic:spPr bwMode="auto">
                    <a:xfrm>
                      <a:off x="0" y="0"/>
                      <a:ext cx="5410200" cy="3271520"/>
                    </a:xfrm>
                    <a:prstGeom prst="rect">
                      <a:avLst/>
                    </a:prstGeom>
                    <a:ln>
                      <a:noFill/>
                    </a:ln>
                    <a:extLst>
                      <a:ext uri="{53640926-AAD7-44D8-BBD7-CCE9431645EC}">
                        <a14:shadowObscured xmlns:a14="http://schemas.microsoft.com/office/drawing/2010/main"/>
                      </a:ext>
                    </a:extLst>
                  </pic:spPr>
                </pic:pic>
              </a:graphicData>
            </a:graphic>
          </wp:anchor>
        </w:drawing>
      </w:r>
      <w:commentRangeEnd w:id="13"/>
      <w:r w:rsidR="00AD07B5">
        <w:t>Figure 1</w:t>
      </w:r>
      <w:r w:rsidR="004655D2">
        <w:t>. Variability of Euler angles a</w:t>
      </w:r>
      <w:r w:rsidR="00AD07B5">
        <w:t xml:space="preserve">nd projected </w:t>
      </w:r>
      <w:proofErr w:type="spellStart"/>
      <w:r w:rsidR="00AD07B5">
        <w:t>ktheta</w:t>
      </w:r>
      <w:proofErr w:type="spellEnd"/>
      <w:r w:rsidR="004655D2">
        <w:t>.</w:t>
      </w:r>
    </w:p>
    <w:p w14:paraId="7C6A475E" w14:textId="52A2EB38" w:rsidR="004655D2" w:rsidRDefault="00AD07B5">
      <w:r>
        <w:t>Figure 2</w:t>
      </w:r>
      <w:r w:rsidR="0027327F">
        <w:t xml:space="preserve">. Impact induced uncertainty (theta, k, e1, e3) in variability of kinematics. </w:t>
      </w:r>
      <w:r w:rsidR="00FA0110">
        <w:t>Four different analysis, defining individually the squared standard uncertainty (SSU) as 5° while the SSU of the rest of the parameters kept as zero.</w:t>
      </w:r>
      <w:r w:rsidR="00E44205">
        <w:t xml:space="preserve"> Mean (solid blue),</w:t>
      </w:r>
      <w:r>
        <w:t xml:space="preserve"> </w:t>
      </w:r>
      <w:r w:rsidR="00E44205">
        <w:t>standard deviation (blue corridor) represents the experimental error from overall sessions and the theoretical error corridor (red corridor) are plotted.</w:t>
      </w:r>
    </w:p>
    <w:p w14:paraId="50C75220" w14:textId="6225D669" w:rsidR="0027327F" w:rsidRPr="0062790A" w:rsidRDefault="0062790A">
      <w:r>
        <w:rPr>
          <w:noProof/>
          <w:lang w:eastAsia="en-GB"/>
        </w:rPr>
        <w:pict w14:anchorId="5C682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65pt;height:306pt">
            <v:imagedata r:id="rId9" o:title="FINAL ssu5"/>
          </v:shape>
        </w:pict>
      </w:r>
    </w:p>
    <w:p w14:paraId="174BB471" w14:textId="48DEB741" w:rsidR="00D60909" w:rsidRDefault="00D60909">
      <w:pPr>
        <w:rPr>
          <w:b/>
        </w:rPr>
      </w:pPr>
    </w:p>
    <w:p w14:paraId="4E5623D3" w14:textId="7FEED46E" w:rsidR="00AF7F6D" w:rsidRDefault="00AF7F6D">
      <w:r w:rsidRPr="00EA371C">
        <w:rPr>
          <w:b/>
        </w:rPr>
        <w:lastRenderedPageBreak/>
        <w:t>Discussion</w:t>
      </w:r>
      <w:r>
        <w:t>.</w:t>
      </w:r>
    </w:p>
    <w:p w14:paraId="77762741" w14:textId="4A6EE750" w:rsidR="00165470" w:rsidRDefault="00E03337" w:rsidP="00165470">
      <w:pPr>
        <w:ind w:firstLine="720"/>
      </w:pPr>
      <w:r>
        <w:t>Current reproducibility in clinical gait analysis is generally accepted among the clinical community. However, some variability due to measurement error and intrinsic factors of the patient are observed (ref). This variability can impact the interpretation of the results (ref). Variability arise from three factors: 1) Definition of the axis of the each lower limb segment; 2) movement pattern variation among multiple trials; and 3) Definition of the axis of rotation (Euler angles). The uncertainty in placing the markers over the anatomical landmarks and soft tissue artefacts are the main causes of inaccuracy defining the joint centres</w:t>
      </w:r>
      <w:r w:rsidRPr="00070FAF">
        <w:t xml:space="preserve"> </w:t>
      </w:r>
      <w:r>
        <w:t>and</w:t>
      </w:r>
      <w:r w:rsidRPr="00070FAF">
        <w:t xml:space="preserve"> </w:t>
      </w:r>
      <w:r w:rsidR="00E44205">
        <w:t>the axis of the segments. Therefore, m</w:t>
      </w:r>
      <w:r>
        <w:t xml:space="preserve">ovement pattern variation is caused by the capability of the subjects to repeat the same gait patterns (movement) across trials which is also enhanced by the presence of motor disorders (ref). </w:t>
      </w:r>
      <w:r w:rsidR="00165470">
        <w:t xml:space="preserve">The experimental inaccuracy on marker placement is reflected as wrong definition on the orientation of the segment coordinate system. Consequently, part of the flexion-extension motion is translated to the abduction-adduction and internal-external rotation angles. This error is commonly known as the kinematic “cross-talk” effect (ref </w:t>
      </w:r>
      <w:proofErr w:type="spellStart"/>
      <w:r w:rsidR="00165470">
        <w:t>baudet</w:t>
      </w:r>
      <w:proofErr w:type="spellEnd"/>
      <w:r w:rsidR="00165470">
        <w:t xml:space="preserve"> 15) and leads to erroneous interpretation of the kinematic data.</w:t>
      </w:r>
      <w:r w:rsidR="005953B2">
        <w:t xml:space="preserve"> The figure </w:t>
      </w:r>
      <w:commentRangeStart w:id="16"/>
      <w:r w:rsidR="005953B2">
        <w:t xml:space="preserve">(3) </w:t>
      </w:r>
      <w:commentRangeEnd w:id="16"/>
      <w:r w:rsidR="005953B2">
        <w:rPr>
          <w:rStyle w:val="Marquedecommentaire"/>
        </w:rPr>
        <w:commentReference w:id="16"/>
      </w:r>
      <w:r w:rsidR="00F15E60">
        <w:t>demonstrates that</w:t>
      </w:r>
      <w:r w:rsidR="00AD07B5">
        <w:t xml:space="preserve"> an error definition of the flexion-extension axis (e1) results in higher variability on the ab-adduction and internal-rotation angles than </w:t>
      </w:r>
      <w:r w:rsidR="00F15E60">
        <w:t xml:space="preserve">with </w:t>
      </w:r>
      <w:r w:rsidR="00AD07B5">
        <w:t xml:space="preserve">the same error produced on the </w:t>
      </w:r>
      <w:proofErr w:type="spellStart"/>
      <w:r w:rsidR="00AD07B5">
        <w:t>antero</w:t>
      </w:r>
      <w:proofErr w:type="spellEnd"/>
      <w:r w:rsidR="00AD07B5">
        <w:t>-posterior axis</w:t>
      </w:r>
      <w:r w:rsidR="00F15E60">
        <w:t xml:space="preserve">. The latter produces and impact more considerable on the internal-external rotation (theta3) angle on the early swing phase. In the one hand, variability in the flexion-extension angle is mainly dependent of </w:t>
      </w:r>
      <w:proofErr w:type="spellStart"/>
      <w:r w:rsidR="00F15E60">
        <w:t>SSUtheta</w:t>
      </w:r>
      <w:proofErr w:type="spellEnd"/>
      <w:r w:rsidR="00F15E60">
        <w:t xml:space="preserve"> (</w:t>
      </w:r>
      <w:r w:rsidR="00F15E60" w:rsidRPr="00F15E60">
        <w:rPr>
          <w:highlight w:val="yellow"/>
        </w:rPr>
        <w:t>explanation?</w:t>
      </w:r>
      <w:r w:rsidR="00F15E60">
        <w:t xml:space="preserve">). On the other hand, variability in the ab-adduction angle (theta2) is more dependent on the </w:t>
      </w:r>
      <w:proofErr w:type="spellStart"/>
      <w:r w:rsidR="00F15E60">
        <w:t>SSUk</w:t>
      </w:r>
      <w:proofErr w:type="spellEnd"/>
      <w:r w:rsidR="00F15E60">
        <w:t xml:space="preserve"> and SSUe1 (</w:t>
      </w:r>
      <w:r w:rsidR="00F15E60" w:rsidRPr="00F15E60">
        <w:rPr>
          <w:highlight w:val="yellow"/>
        </w:rPr>
        <w:t>explanation?</w:t>
      </w:r>
      <w:r w:rsidR="00F15E60">
        <w:t xml:space="preserve">). </w:t>
      </w:r>
    </w:p>
    <w:p w14:paraId="45C88D5E" w14:textId="70BB0146" w:rsidR="00E03337" w:rsidRDefault="00E03337" w:rsidP="00E44205">
      <w:pPr>
        <w:ind w:firstLine="720"/>
      </w:pPr>
      <w:r>
        <w:t>Evaluating how the variability propagates is important to understand why some of the angles are, for instance, more uncertain than others.</w:t>
      </w:r>
      <w:r w:rsidR="00E44205">
        <w:t xml:space="preserve"> </w:t>
      </w:r>
    </w:p>
    <w:p w14:paraId="4976131E" w14:textId="77777777" w:rsidR="00666787" w:rsidRDefault="00666787"/>
    <w:p w14:paraId="0D38E532" w14:textId="18FD2DA4" w:rsidR="00AF7F6D" w:rsidRDefault="00AF7F6D">
      <w:r w:rsidRPr="00EA371C">
        <w:rPr>
          <w:b/>
        </w:rPr>
        <w:t>Conclusion</w:t>
      </w:r>
      <w:r w:rsidR="00C06E2B">
        <w:t>.</w:t>
      </w:r>
    </w:p>
    <w:p w14:paraId="58E9B622" w14:textId="43CCA6A6" w:rsidR="00C06E2B" w:rsidRDefault="00C06E2B">
      <w:pPr>
        <w:rPr>
          <w:b/>
        </w:rPr>
      </w:pPr>
      <w:r w:rsidRPr="00C06E2B">
        <w:rPr>
          <w:b/>
        </w:rPr>
        <w:t>References</w:t>
      </w:r>
    </w:p>
    <w:p w14:paraId="30720453" w14:textId="4EBE79A6"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Pr>
          <w:b/>
        </w:rPr>
        <w:fldChar w:fldCharType="begin" w:fldLock="1"/>
      </w:r>
      <w:r>
        <w:rPr>
          <w:b/>
        </w:rPr>
        <w:instrText xml:space="preserve">ADDIN Mendeley Bibliography CSL_BIBLIOGRAPHY </w:instrText>
      </w:r>
      <w:r>
        <w:rPr>
          <w:b/>
        </w:rPr>
        <w:fldChar w:fldCharType="separate"/>
      </w:r>
      <w:r w:rsidRPr="00C06E2B">
        <w:rPr>
          <w:rFonts w:ascii="Calibri" w:hAnsi="Calibri" w:cs="Calibri"/>
          <w:noProof/>
          <w:szCs w:val="24"/>
        </w:rPr>
        <w:t xml:space="preserve">Baker, R., Leboeuf, F., Reay, J., &amp; Sangeux, M. (2017). The Conventional Gait Model: The Success and Limitations. </w:t>
      </w:r>
      <w:r w:rsidRPr="00C06E2B">
        <w:rPr>
          <w:rFonts w:ascii="Calibri" w:hAnsi="Calibri" w:cs="Calibri"/>
          <w:i/>
          <w:iCs/>
          <w:noProof/>
          <w:szCs w:val="24"/>
        </w:rPr>
        <w:t>Handbook of Human Motion</w:t>
      </w:r>
      <w:r w:rsidRPr="00C06E2B">
        <w:rPr>
          <w:rFonts w:ascii="Calibri" w:hAnsi="Calibri" w:cs="Calibri"/>
          <w:noProof/>
          <w:szCs w:val="24"/>
        </w:rPr>
        <w:t>. https://doi.org/10.1007/978-3-319-30808-1</w:t>
      </w:r>
    </w:p>
    <w:p w14:paraId="211CA03F"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Baudet, A., Morisset, C., d’Athis, P., Maillefert, J.-F., Casillas, J.-M., Ornetti, P., &amp; Laroche, D. (2014). Cross-talk correction method for knee kinematics in gait analysis using principal component analysis (PCA): a new proposal. </w:t>
      </w:r>
      <w:r w:rsidRPr="00C06E2B">
        <w:rPr>
          <w:rFonts w:ascii="Calibri" w:hAnsi="Calibri" w:cs="Calibri"/>
          <w:i/>
          <w:iCs/>
          <w:noProof/>
          <w:szCs w:val="24"/>
        </w:rPr>
        <w:t>PloS One</w:t>
      </w:r>
      <w:r w:rsidRPr="00C06E2B">
        <w:rPr>
          <w:rFonts w:ascii="Calibri" w:hAnsi="Calibri" w:cs="Calibri"/>
          <w:noProof/>
          <w:szCs w:val="24"/>
        </w:rPr>
        <w:t xml:space="preserve">, </w:t>
      </w:r>
      <w:r w:rsidRPr="00C06E2B">
        <w:rPr>
          <w:rFonts w:ascii="Calibri" w:hAnsi="Calibri" w:cs="Calibri"/>
          <w:i/>
          <w:iCs/>
          <w:noProof/>
          <w:szCs w:val="24"/>
        </w:rPr>
        <w:t>9</w:t>
      </w:r>
      <w:r w:rsidRPr="00C06E2B">
        <w:rPr>
          <w:rFonts w:ascii="Calibri" w:hAnsi="Calibri" w:cs="Calibri"/>
          <w:noProof/>
          <w:szCs w:val="24"/>
        </w:rPr>
        <w:t>(7), e102098. https://doi.org/10.1371/journal.pone.0102098</w:t>
      </w:r>
    </w:p>
    <w:p w14:paraId="623C5E49"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Della Croce, U., Cappozzo, A., &amp; Kerrigan, D. C. (1999). Pelvis and lower limb anatomical landmark calibration precision and its propagation to bone geometry and joint angles. </w:t>
      </w:r>
      <w:r w:rsidRPr="00C06E2B">
        <w:rPr>
          <w:rFonts w:ascii="Calibri" w:hAnsi="Calibri" w:cs="Calibri"/>
          <w:i/>
          <w:iCs/>
          <w:noProof/>
          <w:szCs w:val="24"/>
        </w:rPr>
        <w:t>Medical and Biological Engineering and Computing</w:t>
      </w:r>
      <w:r w:rsidRPr="00C06E2B">
        <w:rPr>
          <w:rFonts w:ascii="Calibri" w:hAnsi="Calibri" w:cs="Calibri"/>
          <w:noProof/>
          <w:szCs w:val="24"/>
        </w:rPr>
        <w:t xml:space="preserve">, </w:t>
      </w:r>
      <w:r w:rsidRPr="00C06E2B">
        <w:rPr>
          <w:rFonts w:ascii="Calibri" w:hAnsi="Calibri" w:cs="Calibri"/>
          <w:i/>
          <w:iCs/>
          <w:noProof/>
          <w:szCs w:val="24"/>
        </w:rPr>
        <w:t>37</w:t>
      </w:r>
      <w:r w:rsidRPr="00C06E2B">
        <w:rPr>
          <w:rFonts w:ascii="Calibri" w:hAnsi="Calibri" w:cs="Calibri"/>
          <w:noProof/>
          <w:szCs w:val="24"/>
        </w:rPr>
        <w:t>(2), 155–161. https://doi.org/10.1007/BF02513282</w:t>
      </w:r>
    </w:p>
    <w:p w14:paraId="40FA08B6"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Farrance, I., &amp; Frenkel, R. (2012). Uncertainty of measurement: A review of the rules for calculating Uncertainty components through functional relationships. </w:t>
      </w:r>
      <w:r w:rsidRPr="00C06E2B">
        <w:rPr>
          <w:rFonts w:ascii="Calibri" w:hAnsi="Calibri" w:cs="Calibri"/>
          <w:i/>
          <w:iCs/>
          <w:noProof/>
          <w:szCs w:val="24"/>
        </w:rPr>
        <w:t>Clinical Biochemist Reviews</w:t>
      </w:r>
      <w:r w:rsidRPr="00C06E2B">
        <w:rPr>
          <w:rFonts w:ascii="Calibri" w:hAnsi="Calibri" w:cs="Calibri"/>
          <w:noProof/>
          <w:szCs w:val="24"/>
        </w:rPr>
        <w:t xml:space="preserve">, </w:t>
      </w:r>
      <w:r w:rsidRPr="00C06E2B">
        <w:rPr>
          <w:rFonts w:ascii="Calibri" w:hAnsi="Calibri" w:cs="Calibri"/>
          <w:i/>
          <w:iCs/>
          <w:noProof/>
          <w:szCs w:val="24"/>
        </w:rPr>
        <w:t>33</w:t>
      </w:r>
      <w:r w:rsidRPr="00C06E2B">
        <w:rPr>
          <w:rFonts w:ascii="Calibri" w:hAnsi="Calibri" w:cs="Calibri"/>
          <w:noProof/>
          <w:szCs w:val="24"/>
        </w:rPr>
        <w:t>(2), 49–75.</w:t>
      </w:r>
    </w:p>
    <w:p w14:paraId="532D0110"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Flux, E., van der Krogt, M., &amp; Harlaar, J. (2017). Reducing knee joint crosstalk using PCA correction. </w:t>
      </w:r>
      <w:r w:rsidRPr="00C06E2B">
        <w:rPr>
          <w:rFonts w:ascii="Calibri" w:hAnsi="Calibri" w:cs="Calibri"/>
          <w:i/>
          <w:iCs/>
          <w:noProof/>
          <w:szCs w:val="24"/>
        </w:rPr>
        <w:t>Gait and Posture</w:t>
      </w:r>
      <w:r w:rsidRPr="00C06E2B">
        <w:rPr>
          <w:rFonts w:ascii="Calibri" w:hAnsi="Calibri" w:cs="Calibri"/>
          <w:noProof/>
          <w:szCs w:val="24"/>
        </w:rPr>
        <w:t>, (xxxx), 1–2. https://doi.org/10.1016/j.gaitpost.2017.06.352</w:t>
      </w:r>
    </w:p>
    <w:p w14:paraId="008E9F94"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Fonseca, M., Gasparutto, X., Leboeuf, F., Dumas, R., &amp; Armand, S. (2020). Impact of knee marker misplacement on gait kinematics of children with cerebral palsy using the Conventional Gait Model—A sensitivity study. </w:t>
      </w:r>
      <w:r w:rsidRPr="00C06E2B">
        <w:rPr>
          <w:rFonts w:ascii="Calibri" w:hAnsi="Calibri" w:cs="Calibri"/>
          <w:i/>
          <w:iCs/>
          <w:noProof/>
          <w:szCs w:val="24"/>
        </w:rPr>
        <w:t>PLoS ONE</w:t>
      </w:r>
      <w:r w:rsidRPr="00C06E2B">
        <w:rPr>
          <w:rFonts w:ascii="Calibri" w:hAnsi="Calibri" w:cs="Calibri"/>
          <w:noProof/>
          <w:szCs w:val="24"/>
        </w:rPr>
        <w:t xml:space="preserve">, </w:t>
      </w:r>
      <w:r w:rsidRPr="00C06E2B">
        <w:rPr>
          <w:rFonts w:ascii="Calibri" w:hAnsi="Calibri" w:cs="Calibri"/>
          <w:i/>
          <w:iCs/>
          <w:noProof/>
          <w:szCs w:val="24"/>
        </w:rPr>
        <w:t>15</w:t>
      </w:r>
      <w:r w:rsidRPr="00C06E2B">
        <w:rPr>
          <w:rFonts w:ascii="Calibri" w:hAnsi="Calibri" w:cs="Calibri"/>
          <w:noProof/>
          <w:szCs w:val="24"/>
        </w:rPr>
        <w:t xml:space="preserve">(4), 1–12. </w:t>
      </w:r>
      <w:r w:rsidRPr="00C06E2B">
        <w:rPr>
          <w:rFonts w:ascii="Calibri" w:hAnsi="Calibri" w:cs="Calibri"/>
          <w:noProof/>
          <w:szCs w:val="24"/>
        </w:rPr>
        <w:lastRenderedPageBreak/>
        <w:t>https://doi.org/10.1371/journal.pone.0232064</w:t>
      </w:r>
    </w:p>
    <w:p w14:paraId="7A8C9F4B"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Ge Wu. (2002). ISB recommendation on definitions of joint coordinate system of various joints for the reporting of human joint motion - part I: ankle, hip, and spine.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28</w:t>
      </w:r>
      <w:r w:rsidRPr="00C06E2B">
        <w:rPr>
          <w:rFonts w:ascii="Calibri" w:hAnsi="Calibri" w:cs="Calibri"/>
          <w:noProof/>
          <w:szCs w:val="24"/>
        </w:rPr>
        <w:t>, 285–286. https://doi.org/10.1104/pp.900027.However</w:t>
      </w:r>
    </w:p>
    <w:p w14:paraId="7FC7F8BA"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Leboeuf, F., Baker, R., Barré, A., Reay, J., Jones, R., &amp; Sangeux, M. (2019). The conventional gait model, an open-source implementation that reproduces the past but prepares for the future.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69</w:t>
      </w:r>
      <w:r w:rsidRPr="00C06E2B">
        <w:rPr>
          <w:rFonts w:ascii="Calibri" w:hAnsi="Calibri" w:cs="Calibri"/>
          <w:noProof/>
          <w:szCs w:val="24"/>
        </w:rPr>
        <w:t>, 126–129. https://doi.org/10.1016/j.gaitpost.2019.01.034</w:t>
      </w:r>
    </w:p>
    <w:p w14:paraId="359E064F"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McGinley, J. L., Baker, R., Wolfe, R., &amp; Morris, M. E. (2009). The reliability of three-dimensional kinematic gait measurements: A systematic review.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29</w:t>
      </w:r>
      <w:r w:rsidRPr="00C06E2B">
        <w:rPr>
          <w:rFonts w:ascii="Calibri" w:hAnsi="Calibri" w:cs="Calibri"/>
          <w:noProof/>
          <w:szCs w:val="24"/>
        </w:rPr>
        <w:t>(3), 360–369. https://doi.org/10.1016/j.gaitpost.2008.09.003</w:t>
      </w:r>
    </w:p>
    <w:p w14:paraId="0A64DF97"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Pothrat, C., Goislard de Monsabert, B., Vigouroux, L., Viehweger, E., Berton, E., &amp; Rao, G. (2015). Quantifying foot deformation using finite helical angle.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48</w:t>
      </w:r>
      <w:r w:rsidRPr="00C06E2B">
        <w:rPr>
          <w:rFonts w:ascii="Calibri" w:hAnsi="Calibri" w:cs="Calibri"/>
          <w:noProof/>
          <w:szCs w:val="24"/>
        </w:rPr>
        <w:t>(13), 3716–3719. https://doi.org/10.1016/j.jbiomech.2015.07.044</w:t>
      </w:r>
    </w:p>
    <w:p w14:paraId="5AE263FE"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van den Bogert, A. J., Reinschmidt, C., &amp; Lundberg, A. (2008). Helical axes of skeletal knee joint motion during running. </w:t>
      </w:r>
      <w:r w:rsidRPr="00C06E2B">
        <w:rPr>
          <w:rFonts w:ascii="Calibri" w:hAnsi="Calibri" w:cs="Calibri"/>
          <w:i/>
          <w:iCs/>
          <w:noProof/>
          <w:szCs w:val="24"/>
        </w:rPr>
        <w:t>Journal of Biomechanics</w:t>
      </w:r>
      <w:r w:rsidRPr="00C06E2B">
        <w:rPr>
          <w:rFonts w:ascii="Calibri" w:hAnsi="Calibri" w:cs="Calibri"/>
          <w:noProof/>
          <w:szCs w:val="24"/>
        </w:rPr>
        <w:t xml:space="preserve">, </w:t>
      </w:r>
      <w:r w:rsidRPr="00C06E2B">
        <w:rPr>
          <w:rFonts w:ascii="Calibri" w:hAnsi="Calibri" w:cs="Calibri"/>
          <w:i/>
          <w:iCs/>
          <w:noProof/>
          <w:szCs w:val="24"/>
        </w:rPr>
        <w:t>41</w:t>
      </w:r>
      <w:r w:rsidRPr="00C06E2B">
        <w:rPr>
          <w:rFonts w:ascii="Calibri" w:hAnsi="Calibri" w:cs="Calibri"/>
          <w:noProof/>
          <w:szCs w:val="24"/>
        </w:rPr>
        <w:t>(8), 1632–1638. https://doi.org/10.1016/j.jbiomech.2008.03.018</w:t>
      </w:r>
    </w:p>
    <w:p w14:paraId="3A22F3B2"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Woltring, H. J. (1991). 3–D Attitude Representation: a Standardization Proposal *. </w:t>
      </w:r>
      <w:r w:rsidRPr="00C06E2B">
        <w:rPr>
          <w:rFonts w:ascii="Calibri" w:hAnsi="Calibri" w:cs="Calibri"/>
          <w:i/>
          <w:iCs/>
          <w:noProof/>
          <w:szCs w:val="24"/>
        </w:rPr>
        <w:t>Communities</w:t>
      </w:r>
      <w:r w:rsidRPr="00C06E2B">
        <w:rPr>
          <w:rFonts w:ascii="Calibri" w:hAnsi="Calibri" w:cs="Calibri"/>
          <w:noProof/>
          <w:szCs w:val="24"/>
        </w:rPr>
        <w:t xml:space="preserve">, </w:t>
      </w:r>
      <w:r w:rsidRPr="00C06E2B">
        <w:rPr>
          <w:rFonts w:ascii="Calibri" w:hAnsi="Calibri" w:cs="Calibri"/>
          <w:i/>
          <w:iCs/>
          <w:noProof/>
          <w:szCs w:val="24"/>
        </w:rPr>
        <w:t>31</w:t>
      </w:r>
      <w:r w:rsidRPr="00C06E2B">
        <w:rPr>
          <w:rFonts w:ascii="Calibri" w:hAnsi="Calibri" w:cs="Calibri"/>
          <w:noProof/>
          <w:szCs w:val="24"/>
        </w:rPr>
        <w:t>(40), 1–17. Retrieved from file:///D:/eric.desailly/Desktop/pdf en vrac/Woltring - 1991.pdf</w:t>
      </w:r>
    </w:p>
    <w:p w14:paraId="69EBC722"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szCs w:val="24"/>
        </w:rPr>
      </w:pPr>
      <w:r w:rsidRPr="00C06E2B">
        <w:rPr>
          <w:rFonts w:ascii="Calibri" w:hAnsi="Calibri" w:cs="Calibri"/>
          <w:noProof/>
          <w:szCs w:val="24"/>
        </w:rPr>
        <w:t xml:space="preserve">Wren, T. . L., Gorton, G. E., Õunpuu, S., &amp; Tucker, C. A. (2011). Efficacy of clinical gait analysis: A systematic review. </w:t>
      </w:r>
      <w:r w:rsidRPr="00C06E2B">
        <w:rPr>
          <w:rFonts w:ascii="Calibri" w:hAnsi="Calibri" w:cs="Calibri"/>
          <w:i/>
          <w:iCs/>
          <w:noProof/>
          <w:szCs w:val="24"/>
        </w:rPr>
        <w:t>Gait and Posture</w:t>
      </w:r>
      <w:r w:rsidRPr="00C06E2B">
        <w:rPr>
          <w:rFonts w:ascii="Calibri" w:hAnsi="Calibri" w:cs="Calibri"/>
          <w:noProof/>
          <w:szCs w:val="24"/>
        </w:rPr>
        <w:t xml:space="preserve">, </w:t>
      </w:r>
      <w:r w:rsidRPr="00C06E2B">
        <w:rPr>
          <w:rFonts w:ascii="Calibri" w:hAnsi="Calibri" w:cs="Calibri"/>
          <w:i/>
          <w:iCs/>
          <w:noProof/>
          <w:szCs w:val="24"/>
        </w:rPr>
        <w:t>34</w:t>
      </w:r>
      <w:r w:rsidRPr="00C06E2B">
        <w:rPr>
          <w:rFonts w:ascii="Calibri" w:hAnsi="Calibri" w:cs="Calibri"/>
          <w:noProof/>
          <w:szCs w:val="24"/>
        </w:rPr>
        <w:t>(2), 149–153. https://doi.org/10.1016/j.gaitpost.2011.03.027</w:t>
      </w:r>
    </w:p>
    <w:p w14:paraId="15434A88" w14:textId="77777777" w:rsidR="00C06E2B" w:rsidRPr="00C06E2B" w:rsidRDefault="00C06E2B" w:rsidP="00C06E2B">
      <w:pPr>
        <w:widowControl w:val="0"/>
        <w:autoSpaceDE w:val="0"/>
        <w:autoSpaceDN w:val="0"/>
        <w:adjustRightInd w:val="0"/>
        <w:spacing w:line="240" w:lineRule="auto"/>
        <w:ind w:left="480" w:hanging="480"/>
        <w:rPr>
          <w:rFonts w:ascii="Calibri" w:hAnsi="Calibri" w:cs="Calibri"/>
          <w:noProof/>
        </w:rPr>
      </w:pPr>
      <w:r w:rsidRPr="00C06E2B">
        <w:rPr>
          <w:rFonts w:ascii="Calibri" w:hAnsi="Calibri" w:cs="Calibri"/>
          <w:noProof/>
          <w:szCs w:val="24"/>
        </w:rPr>
        <w:t xml:space="preserve">Wu, G., &amp; Cavanagh, P. R. (1995). ISB RECOMMENDATIONS IN THE REPORTING FOR STANDARDIZATION OF KINEMATIC DATA, </w:t>
      </w:r>
      <w:r w:rsidRPr="00C06E2B">
        <w:rPr>
          <w:rFonts w:ascii="Calibri" w:hAnsi="Calibri" w:cs="Calibri"/>
          <w:i/>
          <w:iCs/>
          <w:noProof/>
          <w:szCs w:val="24"/>
        </w:rPr>
        <w:t>28</w:t>
      </w:r>
      <w:r w:rsidRPr="00C06E2B">
        <w:rPr>
          <w:rFonts w:ascii="Calibri" w:hAnsi="Calibri" w:cs="Calibri"/>
          <w:noProof/>
          <w:szCs w:val="24"/>
        </w:rPr>
        <w:t>(10), 1257–1261.</w:t>
      </w:r>
    </w:p>
    <w:p w14:paraId="1D21FF61" w14:textId="755165E2" w:rsidR="00C06E2B" w:rsidRPr="00C06E2B" w:rsidRDefault="00C06E2B">
      <w:pPr>
        <w:rPr>
          <w:b/>
        </w:rPr>
      </w:pPr>
      <w:r>
        <w:rPr>
          <w:b/>
        </w:rPr>
        <w:fldChar w:fldCharType="end"/>
      </w:r>
    </w:p>
    <w:sectPr w:rsidR="00C06E2B" w:rsidRPr="00C06E2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UMAS Raphael" w:date="2020-03-11T14:25:00Z" w:initials="DR">
    <w:p w14:paraId="5CD6255B" w14:textId="77777777" w:rsidR="001B6869" w:rsidRDefault="001B6869">
      <w:pPr>
        <w:pStyle w:val="Commentaire"/>
      </w:pPr>
      <w:r>
        <w:rPr>
          <w:rStyle w:val="Marquedecommentaire"/>
        </w:rPr>
        <w:annotationRef/>
      </w:r>
      <w:r>
        <w:t>To be refined after the article is finalised</w:t>
      </w:r>
    </w:p>
  </w:comment>
  <w:comment w:id="1" w:author="CARDOSO FONSECA Mickaël" w:date="2020-08-18T18:25:00Z" w:initials="CFM">
    <w:p w14:paraId="48B8F902" w14:textId="7BCAAAD1" w:rsidR="001B6869" w:rsidRDefault="001B6869">
      <w:pPr>
        <w:pStyle w:val="Commentaire"/>
      </w:pPr>
      <w:r>
        <w:rPr>
          <w:rStyle w:val="Marquedecommentaire"/>
        </w:rPr>
        <w:annotationRef/>
      </w:r>
      <w:proofErr w:type="spellStart"/>
      <w:r>
        <w:t>Baudet</w:t>
      </w:r>
      <w:proofErr w:type="spellEnd"/>
      <w:r>
        <w:t xml:space="preserve"> intro. In 3D GA, the knee joint is usually described by the Eulerian way. It consists in breaking down the motion between the articulating bones of the knee into 3 rotations around 3 axes. However the definition of these axes is prone to error, such as cross-talk effect, due to difficult positioning of anatomical landmarks. </w:t>
      </w:r>
    </w:p>
  </w:comment>
  <w:comment w:id="2" w:author="DUMAS Raphael" w:date="2020-03-11T14:21:00Z" w:initials="DR">
    <w:p w14:paraId="1E63EE6D" w14:textId="77777777" w:rsidR="001B6869" w:rsidRDefault="001B6869">
      <w:pPr>
        <w:pStyle w:val="Commentaire"/>
      </w:pPr>
      <w:r>
        <w:rPr>
          <w:rStyle w:val="Marquedecommentaire"/>
        </w:rPr>
        <w:annotationRef/>
      </w:r>
      <w:proofErr w:type="gramStart"/>
      <w:r>
        <w:t>and</w:t>
      </w:r>
      <w:proofErr w:type="gramEnd"/>
      <w:r>
        <w:t xml:space="preserve"> others…</w:t>
      </w:r>
    </w:p>
  </w:comment>
  <w:comment w:id="3" w:author="DUMAS Raphael" w:date="2020-03-11T14:33:00Z" w:initials="DR">
    <w:p w14:paraId="7ABE8151" w14:textId="77777777" w:rsidR="001B6869" w:rsidRDefault="001B6869">
      <w:pPr>
        <w:pStyle w:val="Commentaire"/>
      </w:pPr>
      <w:r>
        <w:rPr>
          <w:rStyle w:val="Marquedecommentaire"/>
        </w:rPr>
        <w:annotationRef/>
      </w:r>
      <w:r>
        <w:t>References</w:t>
      </w:r>
    </w:p>
  </w:comment>
  <w:comment w:id="4" w:author="DUMAS Raphael" w:date="2020-03-11T14:38:00Z" w:initials="DR">
    <w:p w14:paraId="797409B1" w14:textId="77777777" w:rsidR="001B6869" w:rsidRDefault="001B6869">
      <w:pPr>
        <w:pStyle w:val="Commentaire"/>
      </w:pPr>
      <w:r>
        <w:rPr>
          <w:rStyle w:val="Marquedecommentaire"/>
        </w:rPr>
        <w:annotationRef/>
      </w:r>
      <w:r>
        <w:t xml:space="preserve">Della </w:t>
      </w:r>
      <w:proofErr w:type="spellStart"/>
      <w:proofErr w:type="gramStart"/>
      <w:r>
        <w:t>croche</w:t>
      </w:r>
      <w:proofErr w:type="spellEnd"/>
      <w:r>
        <w:t xml:space="preserve"> ?</w:t>
      </w:r>
      <w:proofErr w:type="gramEnd"/>
    </w:p>
  </w:comment>
  <w:comment w:id="5" w:author="CARDOSO FONSECA Mickaël" w:date="2020-11-24T09:22:00Z" w:initials="CFM">
    <w:p w14:paraId="1C82E0C0" w14:textId="681ECC95" w:rsidR="001B6869" w:rsidRDefault="001B6869">
      <w:pPr>
        <w:pStyle w:val="Commentaire"/>
      </w:pPr>
      <w:r>
        <w:rPr>
          <w:rStyle w:val="Marquedecommentaire"/>
        </w:rPr>
        <w:annotationRef/>
      </w:r>
      <w:r>
        <w:t>Can we say that the Sensitivity study we published tries to separate intrinsic/extrinsic, as we play only with one extrinsic parameter (marker placement)?</w:t>
      </w:r>
    </w:p>
  </w:comment>
  <w:comment w:id="6" w:author="DUMAS Raphael" w:date="2020-03-11T14:55:00Z" w:initials="DR">
    <w:p w14:paraId="12C6F522" w14:textId="77777777" w:rsidR="001B6869" w:rsidRDefault="001B6869">
      <w:pPr>
        <w:pStyle w:val="Commentaire"/>
      </w:pPr>
      <w:r>
        <w:rPr>
          <w:rStyle w:val="Marquedecommentaire"/>
        </w:rPr>
        <w:annotationRef/>
      </w:r>
      <w:r>
        <w:t>To be redefined after the theoretical analysis</w:t>
      </w:r>
    </w:p>
  </w:comment>
  <w:comment w:id="7" w:author="CARDOSO FONSECA Mickaël" w:date="2020-11-24T14:13:00Z" w:initials="CFM">
    <w:p w14:paraId="548331C3" w14:textId="315757B8" w:rsidR="001B6869" w:rsidRDefault="001B6869">
      <w:pPr>
        <w:pStyle w:val="Commentaire"/>
      </w:pPr>
      <w:r>
        <w:rPr>
          <w:rStyle w:val="Marquedecommentaire"/>
        </w:rPr>
        <w:annotationRef/>
      </w:r>
      <w:r>
        <w:t xml:space="preserve">Is that worth to add an </w:t>
      </w:r>
      <w:proofErr w:type="spellStart"/>
      <w:r>
        <w:t>abrev</w:t>
      </w:r>
      <w:proofErr w:type="spellEnd"/>
      <w:r>
        <w:t>. for the angles as they are few times repeated?</w:t>
      </w:r>
    </w:p>
  </w:comment>
  <w:comment w:id="10" w:author="CARDOSO FONSECA Mickaël" w:date="2020-11-24T14:32:00Z" w:initials="CFM">
    <w:p w14:paraId="1DA7A3D0" w14:textId="43D87363" w:rsidR="001B6869" w:rsidRDefault="001B6869">
      <w:pPr>
        <w:pStyle w:val="Commentaire"/>
      </w:pPr>
      <w:r>
        <w:rPr>
          <w:rStyle w:val="Marquedecommentaire"/>
        </w:rPr>
        <w:annotationRef/>
      </w:r>
      <w:r>
        <w:t>Should I say only theta, k, e1, e2, e3?</w:t>
      </w:r>
      <w:r w:rsidR="00251049">
        <w:t xml:space="preserve"> Then keep only the simplification of e2.</w:t>
      </w:r>
    </w:p>
  </w:comment>
  <w:comment w:id="11" w:author="CARDOSO FONSECA Mickaël" w:date="2020-11-19T15:21:00Z" w:initials="CFM">
    <w:p w14:paraId="2FD08D96" w14:textId="5CB12B49" w:rsidR="001B6869" w:rsidRDefault="001B6869">
      <w:pPr>
        <w:pStyle w:val="Commentaire"/>
      </w:pPr>
      <w:r>
        <w:rPr>
          <w:rStyle w:val="Marquedecommentaire"/>
        </w:rPr>
        <w:annotationRef/>
      </w:r>
      <w:r>
        <w:t xml:space="preserve">Again, Maybe not </w:t>
      </w:r>
      <w:proofErr w:type="spellStart"/>
      <w:r>
        <w:t>relavant</w:t>
      </w:r>
      <w:proofErr w:type="spellEnd"/>
      <w:r>
        <w:t xml:space="preserve">. Better say that input quantities were reduced to 4 (theta, </w:t>
      </w:r>
      <w:proofErr w:type="gramStart"/>
      <w:r>
        <w:t>k ,</w:t>
      </w:r>
      <w:proofErr w:type="gramEnd"/>
      <w:r>
        <w:t xml:space="preserve"> e1 and e3)?</w:t>
      </w:r>
    </w:p>
  </w:comment>
  <w:comment w:id="12" w:author="CARDOSO FONSECA Mickaël" w:date="2020-11-24T14:50:00Z" w:initials="CFM">
    <w:p w14:paraId="1AEF39F5" w14:textId="578AB953" w:rsidR="001B6869" w:rsidRDefault="001B6869">
      <w:pPr>
        <w:pStyle w:val="Commentaire"/>
      </w:pPr>
      <w:r>
        <w:rPr>
          <w:rStyle w:val="Marquedecommentaire"/>
        </w:rPr>
        <w:annotationRef/>
      </w:r>
      <w:r>
        <w:t xml:space="preserve">Need better understanding of differences between </w:t>
      </w:r>
      <w:proofErr w:type="spellStart"/>
      <w:r>
        <w:t>euler</w:t>
      </w:r>
      <w:proofErr w:type="spellEnd"/>
      <w:r>
        <w:t xml:space="preserve"> and projected, also importance of helical angle and its variation </w:t>
      </w:r>
      <w:proofErr w:type="spellStart"/>
      <w:r>
        <w:t>wrt</w:t>
      </w:r>
      <w:proofErr w:type="spellEnd"/>
      <w:r>
        <w:t xml:space="preserve"> to axis. </w:t>
      </w:r>
      <w:r>
        <w:br/>
        <w:t>Should remove hip and ankle?</w:t>
      </w:r>
    </w:p>
  </w:comment>
  <w:comment w:id="13" w:author="DUMAS Raphael" w:date="2020-03-11T15:15:00Z" w:initials="DR">
    <w:p w14:paraId="0A542D1B" w14:textId="77777777" w:rsidR="001B6869" w:rsidRDefault="001B6869">
      <w:pPr>
        <w:pStyle w:val="Commentaire"/>
      </w:pPr>
      <w:r>
        <w:rPr>
          <w:rStyle w:val="Marquedecommentaire"/>
        </w:rPr>
        <w:annotationRef/>
      </w:r>
      <w:r>
        <w:t>The timing of the variability is also of importance.</w:t>
      </w:r>
    </w:p>
    <w:p w14:paraId="5BF9B07E" w14:textId="51EF810D" w:rsidR="001B6869" w:rsidRDefault="001B6869">
      <w:pPr>
        <w:pStyle w:val="Commentaire"/>
      </w:pPr>
      <w:r>
        <w:t>Constant for the attitude vector- angle. Larger variability or the attitude vector-direction at 40% and 95%. But the larger variability for adduction-adduction angles it at a different timing: 70% of gait</w:t>
      </w:r>
    </w:p>
  </w:comment>
  <w:comment w:id="14" w:author="CARDOSO FONSECA Mickaël" w:date="2020-11-27T10:01:00Z" w:initials="CFM">
    <w:p w14:paraId="37F5D04D" w14:textId="58A38D2A" w:rsidR="00251049" w:rsidRDefault="00251049">
      <w:pPr>
        <w:pStyle w:val="Commentaire"/>
      </w:pPr>
      <w:r>
        <w:rPr>
          <w:rStyle w:val="Marquedecommentaire"/>
        </w:rPr>
        <w:annotationRef/>
      </w:r>
      <w:r>
        <w:t xml:space="preserve">Should I keep just the </w:t>
      </w:r>
      <w:r>
        <w:t>knee?</w:t>
      </w:r>
      <w:bookmarkStart w:id="15" w:name="_GoBack"/>
      <w:bookmarkEnd w:id="15"/>
    </w:p>
  </w:comment>
  <w:comment w:id="16" w:author="CARDOSO FONSECA Mickaël" w:date="2020-11-23T17:42:00Z" w:initials="CFM">
    <w:p w14:paraId="3793C040" w14:textId="23D5910E" w:rsidR="001B6869" w:rsidRDefault="001B6869">
      <w:pPr>
        <w:pStyle w:val="Commentaire"/>
      </w:pPr>
      <w:r>
        <w:rPr>
          <w:rStyle w:val="Marquedecommentaire"/>
        </w:rPr>
        <w:annotationRef/>
      </w:r>
      <w:r>
        <w:t xml:space="preserve">How to interpret </w:t>
      </w:r>
      <w:proofErr w:type="spellStart"/>
      <w:r>
        <w:t>ssuk</w:t>
      </w:r>
      <w:proofErr w:type="spellEnd"/>
      <w:r>
        <w:t xml:space="preserve"> and </w:t>
      </w:r>
      <w:proofErr w:type="spellStart"/>
      <w:r>
        <w:t>ssutheta</w:t>
      </w:r>
      <w:proofErr w:type="spellEnd"/>
      <w:r>
        <w:t xml:space="preserve"> errors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D6255B" w15:done="0"/>
  <w15:commentEx w15:paraId="48B8F902" w15:done="0"/>
  <w15:commentEx w15:paraId="1E63EE6D" w15:done="1"/>
  <w15:commentEx w15:paraId="7ABE8151" w15:done="1"/>
  <w15:commentEx w15:paraId="797409B1" w15:done="1"/>
  <w15:commentEx w15:paraId="1C82E0C0" w15:done="0"/>
  <w15:commentEx w15:paraId="12C6F522" w15:done="1"/>
  <w15:commentEx w15:paraId="548331C3" w15:done="0"/>
  <w15:commentEx w15:paraId="1DA7A3D0" w15:done="0"/>
  <w15:commentEx w15:paraId="2FD08D96" w15:done="0"/>
  <w15:commentEx w15:paraId="1AEF39F5" w15:done="0"/>
  <w15:commentEx w15:paraId="5BF9B07E" w15:done="0"/>
  <w15:commentEx w15:paraId="37F5D04D" w15:done="0"/>
  <w15:commentEx w15:paraId="3793C04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A2E7A"/>
    <w:multiLevelType w:val="hybridMultilevel"/>
    <w:tmpl w:val="926E2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3F0FAD"/>
    <w:multiLevelType w:val="hybridMultilevel"/>
    <w:tmpl w:val="5680FBD4"/>
    <w:lvl w:ilvl="0" w:tplc="3E9EA7D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MAS Raphael">
    <w15:presenceInfo w15:providerId="AD" w15:userId="S-1-5-21-2059681906-2319210286-2628134019-3280"/>
  </w15:person>
  <w15:person w15:author="CARDOSO FONSECA Mickaël">
    <w15:presenceInfo w15:providerId="AD" w15:userId="S-1-5-21-1292428093-1123561945-1801674531-1373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6D"/>
    <w:rsid w:val="00007F39"/>
    <w:rsid w:val="00010015"/>
    <w:rsid w:val="00012A49"/>
    <w:rsid w:val="0004086E"/>
    <w:rsid w:val="000533CE"/>
    <w:rsid w:val="00070FAF"/>
    <w:rsid w:val="0011451A"/>
    <w:rsid w:val="00137E4A"/>
    <w:rsid w:val="0015440A"/>
    <w:rsid w:val="00165470"/>
    <w:rsid w:val="001B6869"/>
    <w:rsid w:val="001E0F55"/>
    <w:rsid w:val="001E6B7B"/>
    <w:rsid w:val="002047FC"/>
    <w:rsid w:val="00251049"/>
    <w:rsid w:val="0027327F"/>
    <w:rsid w:val="002953E5"/>
    <w:rsid w:val="002E0AD2"/>
    <w:rsid w:val="002E4F2C"/>
    <w:rsid w:val="003064D8"/>
    <w:rsid w:val="00335BB8"/>
    <w:rsid w:val="0037113A"/>
    <w:rsid w:val="00390D69"/>
    <w:rsid w:val="003A1C70"/>
    <w:rsid w:val="003D734B"/>
    <w:rsid w:val="003F5C88"/>
    <w:rsid w:val="003F62BF"/>
    <w:rsid w:val="004173A3"/>
    <w:rsid w:val="00417B98"/>
    <w:rsid w:val="00447D4D"/>
    <w:rsid w:val="004576DE"/>
    <w:rsid w:val="004655D2"/>
    <w:rsid w:val="00484E1D"/>
    <w:rsid w:val="004C4421"/>
    <w:rsid w:val="004D6584"/>
    <w:rsid w:val="004E60F7"/>
    <w:rsid w:val="004E7C91"/>
    <w:rsid w:val="00530728"/>
    <w:rsid w:val="005953B2"/>
    <w:rsid w:val="005F73FF"/>
    <w:rsid w:val="0062790A"/>
    <w:rsid w:val="00636704"/>
    <w:rsid w:val="00666787"/>
    <w:rsid w:val="00684656"/>
    <w:rsid w:val="00685D5D"/>
    <w:rsid w:val="006D1282"/>
    <w:rsid w:val="006D5AFB"/>
    <w:rsid w:val="006F7375"/>
    <w:rsid w:val="00756825"/>
    <w:rsid w:val="0076495E"/>
    <w:rsid w:val="0078300C"/>
    <w:rsid w:val="00783CB1"/>
    <w:rsid w:val="007E3764"/>
    <w:rsid w:val="0081056B"/>
    <w:rsid w:val="00811065"/>
    <w:rsid w:val="00827E0B"/>
    <w:rsid w:val="008550E6"/>
    <w:rsid w:val="00867BD2"/>
    <w:rsid w:val="008C6308"/>
    <w:rsid w:val="008D7629"/>
    <w:rsid w:val="009155D9"/>
    <w:rsid w:val="00996760"/>
    <w:rsid w:val="009B0BA3"/>
    <w:rsid w:val="009E7AAA"/>
    <w:rsid w:val="00A25EB7"/>
    <w:rsid w:val="00A40170"/>
    <w:rsid w:val="00A61AAB"/>
    <w:rsid w:val="00AA46AF"/>
    <w:rsid w:val="00AB20CC"/>
    <w:rsid w:val="00AD07B5"/>
    <w:rsid w:val="00AD705E"/>
    <w:rsid w:val="00AF7F6D"/>
    <w:rsid w:val="00B1598A"/>
    <w:rsid w:val="00B4566D"/>
    <w:rsid w:val="00B45C68"/>
    <w:rsid w:val="00B464A6"/>
    <w:rsid w:val="00B60712"/>
    <w:rsid w:val="00B64795"/>
    <w:rsid w:val="00B94A37"/>
    <w:rsid w:val="00C06E2B"/>
    <w:rsid w:val="00C54654"/>
    <w:rsid w:val="00D4491C"/>
    <w:rsid w:val="00D60909"/>
    <w:rsid w:val="00DB228F"/>
    <w:rsid w:val="00DC41EE"/>
    <w:rsid w:val="00DF4A0D"/>
    <w:rsid w:val="00E03337"/>
    <w:rsid w:val="00E1727C"/>
    <w:rsid w:val="00E44205"/>
    <w:rsid w:val="00EA371C"/>
    <w:rsid w:val="00EA4D42"/>
    <w:rsid w:val="00EE292F"/>
    <w:rsid w:val="00F15E60"/>
    <w:rsid w:val="00F43CD2"/>
    <w:rsid w:val="00F70B8D"/>
    <w:rsid w:val="00F717CB"/>
    <w:rsid w:val="00F903FE"/>
    <w:rsid w:val="00F95660"/>
    <w:rsid w:val="00FA0110"/>
    <w:rsid w:val="00FA1750"/>
    <w:rsid w:val="00FA1E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2AFCA"/>
  <w15:chartTrackingRefBased/>
  <w15:docId w15:val="{C29B04DD-A3F2-48E2-A75C-1856C78F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Liste7Couleur-Accentuation1">
    <w:name w:val="List Table 7 Colorful Accent 1"/>
    <w:basedOn w:val="TableauNormal"/>
    <w:uiPriority w:val="52"/>
    <w:rsid w:val="005F73F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DF4A0D"/>
    <w:pPr>
      <w:ind w:left="720"/>
      <w:contextualSpacing/>
    </w:pPr>
  </w:style>
  <w:style w:type="character" w:styleId="Marquedecommentaire">
    <w:name w:val="annotation reference"/>
    <w:basedOn w:val="Policepardfaut"/>
    <w:uiPriority w:val="99"/>
    <w:semiHidden/>
    <w:unhideWhenUsed/>
    <w:rsid w:val="00F95660"/>
    <w:rPr>
      <w:sz w:val="16"/>
      <w:szCs w:val="16"/>
    </w:rPr>
  </w:style>
  <w:style w:type="paragraph" w:styleId="Commentaire">
    <w:name w:val="annotation text"/>
    <w:basedOn w:val="Normal"/>
    <w:link w:val="CommentaireCar"/>
    <w:uiPriority w:val="99"/>
    <w:semiHidden/>
    <w:unhideWhenUsed/>
    <w:rsid w:val="00F95660"/>
    <w:pPr>
      <w:spacing w:line="240" w:lineRule="auto"/>
    </w:pPr>
    <w:rPr>
      <w:sz w:val="20"/>
      <w:szCs w:val="20"/>
    </w:rPr>
  </w:style>
  <w:style w:type="character" w:customStyle="1" w:styleId="CommentaireCar">
    <w:name w:val="Commentaire Car"/>
    <w:basedOn w:val="Policepardfaut"/>
    <w:link w:val="Commentaire"/>
    <w:uiPriority w:val="99"/>
    <w:semiHidden/>
    <w:rsid w:val="00F95660"/>
    <w:rPr>
      <w:sz w:val="20"/>
      <w:szCs w:val="20"/>
    </w:rPr>
  </w:style>
  <w:style w:type="paragraph" w:styleId="Objetducommentaire">
    <w:name w:val="annotation subject"/>
    <w:basedOn w:val="Commentaire"/>
    <w:next w:val="Commentaire"/>
    <w:link w:val="ObjetducommentaireCar"/>
    <w:uiPriority w:val="99"/>
    <w:semiHidden/>
    <w:unhideWhenUsed/>
    <w:rsid w:val="00F95660"/>
    <w:rPr>
      <w:b/>
      <w:bCs/>
    </w:rPr>
  </w:style>
  <w:style w:type="character" w:customStyle="1" w:styleId="ObjetducommentaireCar">
    <w:name w:val="Objet du commentaire Car"/>
    <w:basedOn w:val="CommentaireCar"/>
    <w:link w:val="Objetducommentaire"/>
    <w:uiPriority w:val="99"/>
    <w:semiHidden/>
    <w:rsid w:val="00F95660"/>
    <w:rPr>
      <w:b/>
      <w:bCs/>
      <w:sz w:val="20"/>
      <w:szCs w:val="20"/>
    </w:rPr>
  </w:style>
  <w:style w:type="paragraph" w:styleId="Textedebulles">
    <w:name w:val="Balloon Text"/>
    <w:basedOn w:val="Normal"/>
    <w:link w:val="TextedebullesCar"/>
    <w:uiPriority w:val="99"/>
    <w:semiHidden/>
    <w:unhideWhenUsed/>
    <w:rsid w:val="00F95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5660"/>
    <w:rPr>
      <w:rFonts w:ascii="Segoe UI" w:hAnsi="Segoe UI" w:cs="Segoe UI"/>
      <w:sz w:val="18"/>
      <w:szCs w:val="18"/>
    </w:rPr>
  </w:style>
  <w:style w:type="table" w:styleId="Grilledutableau">
    <w:name w:val="Table Grid"/>
    <w:basedOn w:val="TableauNormal"/>
    <w:uiPriority w:val="39"/>
    <w:rsid w:val="0068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D4491C"/>
    <w:rPr>
      <w:color w:val="808080"/>
    </w:rPr>
  </w:style>
  <w:style w:type="table" w:styleId="Tableausimple3">
    <w:name w:val="Plain Table 3"/>
    <w:basedOn w:val="TableauNormal"/>
    <w:uiPriority w:val="43"/>
    <w:rsid w:val="00AD07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AD07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4250329-F899-4A51-9FB3-9F8BF4CBC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8406</Words>
  <Characters>47919</Characters>
  <Application>Microsoft Office Word</Application>
  <DocSecurity>0</DocSecurity>
  <Lines>399</Lines>
  <Paragraphs>112</Paragraphs>
  <ScaleCrop>false</ScaleCrop>
  <HeadingPairs>
    <vt:vector size="2" baseType="variant">
      <vt:variant>
        <vt:lpstr>Titre</vt:lpstr>
      </vt:variant>
      <vt:variant>
        <vt:i4>1</vt:i4>
      </vt:variant>
    </vt:vector>
  </HeadingPairs>
  <TitlesOfParts>
    <vt:vector size="1" baseType="lpstr">
      <vt:lpstr/>
    </vt:vector>
  </TitlesOfParts>
  <Company>Hôpitaux Universitaires de Genève</Company>
  <LinksUpToDate>false</LinksUpToDate>
  <CharactersWithSpaces>56213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CARDOSO FONSECA Mickaël</dc:creator>
  <cp:keywords/>
  <dc:description/>
  <cp:lastModifiedBy>CARDOSO FONSECA Mickaël</cp:lastModifiedBy>
  <cp:revision>2</cp:revision>
  <dcterms:created xsi:type="dcterms:W3CDTF">2020-11-27T09:02:00Z</dcterms:created>
  <dcterms:modified xsi:type="dcterms:W3CDTF">2020-11-27T09:02:00Z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http://www.zotero.org/styles/bmj</vt:lpwstr>
  </property>
  <property fmtid="{D5CDD505-2E9C-101B-9397-08002B2CF9AE}" pid="11" name="Mendeley Recent Style Name 4_1">
    <vt:lpwstr>BMJ</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d57abc32-501b-3d8a-86fa-47523b489892</vt:lpwstr>
  </property>
  <property fmtid="{D5CDD505-2E9C-101B-9397-08002B2CF9AE}" pid="24" name="Mendeley Citation Style_1">
    <vt:lpwstr>http://www.zotero.org/styles/apa</vt:lpwstr>
  </property>
</Properties>
</file>